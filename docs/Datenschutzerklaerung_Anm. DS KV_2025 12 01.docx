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A4B0" w14:textId="77777777" w:rsidR="00401849" w:rsidRPr="00B16A19" w:rsidRDefault="00A92452">
      <w:pPr>
        <w:pStyle w:val="berschrift1"/>
        <w:rPr>
          <w:lang w:val="de-DE"/>
        </w:rPr>
      </w:pPr>
      <w:bookmarkStart w:id="0" w:name="datenschutzerklärung-resquecollector-app"/>
      <w:r w:rsidRPr="00B16A19">
        <w:rPr>
          <w:lang w:val="de-DE"/>
        </w:rPr>
        <w:t>Datenschutzerklärung RESQUE‑Collector-App</w:t>
      </w:r>
    </w:p>
    <w:p w14:paraId="34C7D1D3" w14:textId="31ED7D82" w:rsidR="00401849" w:rsidRPr="00B16A19" w:rsidRDefault="00A92452">
      <w:pPr>
        <w:pStyle w:val="FirstParagraph"/>
        <w:rPr>
          <w:i/>
          <w:iCs/>
          <w:lang w:val="de-DE"/>
        </w:rPr>
      </w:pPr>
      <w:r w:rsidRPr="00B16A19">
        <w:rPr>
          <w:i/>
          <w:iCs/>
          <w:lang w:val="de-DE"/>
        </w:rPr>
        <w:t>Stand: 202</w:t>
      </w:r>
      <w:r w:rsidR="00F44A38" w:rsidRPr="00B16A19">
        <w:rPr>
          <w:i/>
          <w:iCs/>
          <w:lang w:val="de-DE"/>
        </w:rPr>
        <w:t>6</w:t>
      </w:r>
      <w:r w:rsidRPr="00B16A19">
        <w:rPr>
          <w:i/>
          <w:iCs/>
          <w:lang w:val="de-DE"/>
        </w:rPr>
        <w:t>-</w:t>
      </w:r>
      <w:r w:rsidR="00EE7BE7">
        <w:rPr>
          <w:i/>
          <w:iCs/>
          <w:lang w:val="de-DE"/>
        </w:rPr>
        <w:t>03</w:t>
      </w:r>
      <w:r w:rsidR="00E72D3B" w:rsidRPr="00B16A19">
        <w:rPr>
          <w:i/>
          <w:iCs/>
          <w:lang w:val="de-DE"/>
        </w:rPr>
        <w:t>-1</w:t>
      </w:r>
      <w:r w:rsidR="00F44A38" w:rsidRPr="00B16A19">
        <w:rPr>
          <w:i/>
          <w:iCs/>
          <w:lang w:val="de-DE"/>
        </w:rPr>
        <w:t>6</w:t>
      </w:r>
      <w:r w:rsidR="00E72D3B" w:rsidRPr="00B16A19">
        <w:rPr>
          <w:i/>
          <w:iCs/>
          <w:lang w:val="de-DE"/>
        </w:rPr>
        <w:t>.</w:t>
      </w:r>
    </w:p>
    <w:p w14:paraId="3573581A" w14:textId="6D327FC5" w:rsidR="00C62556" w:rsidRPr="00B16A19" w:rsidRDefault="00C62556" w:rsidP="00B16A19">
      <w:pPr>
        <w:pStyle w:val="Textkrper"/>
        <w:rPr>
          <w:lang w:val="de-DE"/>
        </w:rPr>
      </w:pPr>
      <w:r w:rsidRPr="00B16A19">
        <w:rPr>
          <w:lang w:val="de-DE"/>
        </w:rPr>
        <w:t>Im Folgenden informieren wir Sie nach Art. 13 DSGVO</w:t>
      </w:r>
      <w:r w:rsidRPr="00B16A19">
        <w:rPr>
          <w:rStyle w:val="Endnotenzeichen"/>
          <w:lang w:val="de-DE"/>
        </w:rPr>
        <w:endnoteReference w:id="1"/>
      </w:r>
      <w:r w:rsidRPr="00B16A19">
        <w:rPr>
          <w:lang w:val="de-DE"/>
        </w:rPr>
        <w:t xml:space="preserve"> über die Erhebung und Verarbeitung personenbezogener Daten im Zusammenhang mit der Nutzung der RESQUE Collector App.</w:t>
      </w:r>
    </w:p>
    <w:p w14:paraId="70F1C973" w14:textId="14E4CBB8" w:rsidR="00EB6B31" w:rsidRPr="00B16A19" w:rsidRDefault="00EB6B31" w:rsidP="00CB7E2E">
      <w:pPr>
        <w:pStyle w:val="berschrift2"/>
        <w:numPr>
          <w:ilvl w:val="0"/>
          <w:numId w:val="12"/>
        </w:numPr>
        <w:rPr>
          <w:lang w:val="de-DE"/>
        </w:rPr>
      </w:pPr>
      <w:bookmarkStart w:id="2" w:name="wer-wir-sind"/>
      <w:r w:rsidRPr="00B16A19">
        <w:rPr>
          <w:lang w:val="de-DE"/>
        </w:rPr>
        <w:t>Name und Kontaktdaten des Verantwortlichen</w:t>
      </w:r>
    </w:p>
    <w:p w14:paraId="140E7B48" w14:textId="77777777" w:rsidR="00C62556" w:rsidRPr="00B16A19" w:rsidRDefault="00C62556" w:rsidP="00C62556">
      <w:pPr>
        <w:pStyle w:val="Textkrper"/>
        <w:rPr>
          <w:lang w:val="de-DE"/>
        </w:rPr>
      </w:pPr>
      <w:r w:rsidRPr="00B16A19">
        <w:rPr>
          <w:b/>
          <w:lang w:val="de-DE"/>
        </w:rPr>
        <w:t>Datenschutzrechtlich Verantwortlicher</w:t>
      </w:r>
      <w:r w:rsidRPr="00B16A19">
        <w:rPr>
          <w:lang w:val="de-DE"/>
        </w:rPr>
        <w:t xml:space="preserve"> im Sinne von Art. 4 Nr. 7 DSGVO:</w:t>
      </w:r>
    </w:p>
    <w:p w14:paraId="0A9C3CD2" w14:textId="77777777" w:rsidR="00C62556" w:rsidRPr="00B16A19" w:rsidRDefault="00C62556" w:rsidP="00C62556">
      <w:pPr>
        <w:pStyle w:val="Textkrper"/>
        <w:rPr>
          <w:lang w:val="de-DE"/>
        </w:rPr>
      </w:pPr>
      <w:r w:rsidRPr="00B16A19">
        <w:rPr>
          <w:lang w:val="de-DE"/>
        </w:rPr>
        <w:t>Ludwig-Maximilians-Universität München (LMU)</w:t>
      </w:r>
      <w:r w:rsidRPr="00B16A19">
        <w:rPr>
          <w:lang w:val="de-DE"/>
        </w:rPr>
        <w:br/>
        <w:t>Geschwister-Scholl-Platz 1</w:t>
      </w:r>
      <w:r w:rsidRPr="00B16A19">
        <w:rPr>
          <w:lang w:val="de-DE"/>
        </w:rPr>
        <w:br/>
        <w:t>80539 München</w:t>
      </w:r>
      <w:r w:rsidRPr="00B16A19">
        <w:rPr>
          <w:lang w:val="de-DE"/>
        </w:rPr>
        <w:br/>
        <w:t>Telefon: +49 89 2180-0</w:t>
      </w:r>
      <w:r w:rsidRPr="00B16A19">
        <w:rPr>
          <w:lang w:val="de-DE"/>
        </w:rPr>
        <w:br/>
        <w:t xml:space="preserve">E-Mail: </w:t>
      </w:r>
      <w:hyperlink r:id="rId7" w:history="1">
        <w:r w:rsidRPr="00B16A19">
          <w:rPr>
            <w:rStyle w:val="Hyperlink"/>
            <w:lang w:val="de-DE"/>
          </w:rPr>
          <w:t>poststelle@verwaltung.uni-muenchen.de</w:t>
        </w:r>
      </w:hyperlink>
    </w:p>
    <w:p w14:paraId="2199E9C3" w14:textId="3351D0DF" w:rsidR="00E72D3B" w:rsidRPr="00B16A19" w:rsidRDefault="00C62556" w:rsidP="00E72D3B">
      <w:pPr>
        <w:pStyle w:val="Textkrper"/>
        <w:rPr>
          <w:b/>
          <w:lang w:val="de-DE"/>
        </w:rPr>
      </w:pPr>
      <w:r w:rsidRPr="00B16A19">
        <w:rPr>
          <w:b/>
          <w:lang w:val="de-DE"/>
        </w:rPr>
        <w:t>Verantwortliche Organisationseinheit</w:t>
      </w:r>
      <w:r w:rsidRPr="00B16A19">
        <w:rPr>
          <w:lang w:val="de-DE"/>
        </w:rPr>
        <w:t>: LMU-intern ist für die Datenverarbeitung folgende Stelle verantwortlich:</w:t>
      </w:r>
      <w:r w:rsidRPr="00B16A19">
        <w:rPr>
          <w:b/>
          <w:lang w:val="de-DE"/>
        </w:rPr>
        <w:t xml:space="preserve"> </w:t>
      </w:r>
      <w:r w:rsidRPr="00B16A19">
        <w:rPr>
          <w:bCs/>
          <w:lang w:val="de-DE"/>
        </w:rPr>
        <w:t>Department Psychologie.</w:t>
      </w:r>
    </w:p>
    <w:p w14:paraId="228E88BF" w14:textId="7F6F4BB3" w:rsidR="00C62556" w:rsidRPr="00B16A19" w:rsidRDefault="00EB6B31" w:rsidP="00CB7E2E">
      <w:pPr>
        <w:pStyle w:val="berschrift2"/>
        <w:numPr>
          <w:ilvl w:val="0"/>
          <w:numId w:val="12"/>
        </w:numPr>
        <w:rPr>
          <w:lang w:val="de-DE"/>
        </w:rPr>
      </w:pPr>
      <w:r w:rsidRPr="00B16A19">
        <w:rPr>
          <w:lang w:val="de-DE"/>
        </w:rPr>
        <w:t>Kontaktdaten behördlicher Datenschutzbeauftragter</w:t>
      </w:r>
    </w:p>
    <w:p w14:paraId="1FB8C3C1" w14:textId="057632FB" w:rsidR="00C62556" w:rsidRPr="00B16A19" w:rsidRDefault="00C62556" w:rsidP="00B16A19">
      <w:pPr>
        <w:rPr>
          <w:rStyle w:val="Hyperlink"/>
          <w:lang w:val="de-DE"/>
        </w:rPr>
      </w:pPr>
      <w:r w:rsidRPr="00B16A19">
        <w:rPr>
          <w:lang w:val="de-DE"/>
        </w:rPr>
        <w:t>Ludwig-Maximilians-Universität München</w:t>
      </w:r>
      <w:r w:rsidRPr="00B16A19">
        <w:rPr>
          <w:lang w:val="de-DE"/>
        </w:rPr>
        <w:br/>
        <w:t>- Behördlicher Datenschutzbeauftragter -</w:t>
      </w:r>
      <w:r w:rsidRPr="00B16A19">
        <w:rPr>
          <w:lang w:val="de-DE"/>
        </w:rPr>
        <w:br/>
        <w:t>Geschwister-Scholl-Platz 1</w:t>
      </w:r>
      <w:r w:rsidRPr="00B16A19">
        <w:rPr>
          <w:lang w:val="de-DE"/>
        </w:rPr>
        <w:br/>
        <w:t>80539 München</w:t>
      </w:r>
      <w:r w:rsidRPr="00B16A19">
        <w:rPr>
          <w:lang w:val="de-DE"/>
        </w:rPr>
        <w:br/>
        <w:t>Tel.: +49 89 2180 - 2414</w:t>
      </w:r>
      <w:r w:rsidRPr="00B16A19">
        <w:rPr>
          <w:lang w:val="de-DE"/>
        </w:rPr>
        <w:br/>
      </w:r>
      <w:hyperlink r:id="rId8" w:history="1">
        <w:r w:rsidRPr="00B16A19">
          <w:rPr>
            <w:rStyle w:val="Hyperlink"/>
            <w:lang w:val="de-DE"/>
          </w:rPr>
          <w:t>www.lmu.de/datenschutz</w:t>
        </w:r>
      </w:hyperlink>
    </w:p>
    <w:p w14:paraId="7986035B" w14:textId="77777777" w:rsidR="00C62556" w:rsidRPr="00B16A19" w:rsidRDefault="00C62556" w:rsidP="00C62556">
      <w:pPr>
        <w:pStyle w:val="Textkrper"/>
        <w:rPr>
          <w:b/>
          <w:bCs/>
          <w:sz w:val="28"/>
          <w:szCs w:val="28"/>
          <w:lang w:val="de-DE"/>
        </w:rPr>
      </w:pPr>
    </w:p>
    <w:p w14:paraId="68C333A6" w14:textId="19F64B1F" w:rsidR="00C62556" w:rsidRPr="00B16A19" w:rsidRDefault="00C62556" w:rsidP="00EE7BE7">
      <w:pPr>
        <w:pStyle w:val="berschrift2"/>
        <w:numPr>
          <w:ilvl w:val="0"/>
          <w:numId w:val="12"/>
        </w:numPr>
        <w:rPr>
          <w:sz w:val="24"/>
          <w:szCs w:val="24"/>
          <w:lang w:val="de-DE"/>
        </w:rPr>
      </w:pPr>
      <w:r w:rsidRPr="00B16A19">
        <w:rPr>
          <w:lang w:val="de-DE"/>
        </w:rPr>
        <w:t>Art und Umfang der Datenverarbeitung</w:t>
      </w:r>
    </w:p>
    <w:p w14:paraId="06721879" w14:textId="716DEB73" w:rsidR="00EB6B31" w:rsidRPr="00B16A19" w:rsidRDefault="00A92452" w:rsidP="00CB7E2E">
      <w:pPr>
        <w:pStyle w:val="FirstParagraph"/>
        <w:rPr>
          <w:lang w:val="de-DE"/>
        </w:rPr>
      </w:pPr>
      <w:r w:rsidRPr="00B16A19">
        <w:rPr>
          <w:lang w:val="de-DE"/>
        </w:rPr>
        <w:t>Diese App („RESQUE Collector App“) ist eine rein client‑seitige Web‑Anwendung, die im Rahmen einer Arbeitsgruppe der Deutschen Gesellschaft für Psychologie erstellt wurde. Sie wurde programmiert am Lehrstuhl Methodenlehre und Diagnostik der Ludwig‑Maximilians‑Universität München (LMU).</w:t>
      </w:r>
      <w:r w:rsidR="00CB7E2E">
        <w:rPr>
          <w:lang w:val="de-DE"/>
        </w:rPr>
        <w:t xml:space="preserve"> </w:t>
      </w:r>
      <w:r w:rsidR="00F44A38" w:rsidRPr="00B16A19">
        <w:rPr>
          <w:lang w:val="de-DE"/>
        </w:rPr>
        <w:t>Mithilfe der</w:t>
      </w:r>
      <w:r w:rsidR="00EB6B31" w:rsidRPr="00B16A19">
        <w:rPr>
          <w:lang w:val="de-DE"/>
        </w:rPr>
        <w:t xml:space="preserve"> App</w:t>
      </w:r>
      <w:r w:rsidR="00F44A38" w:rsidRPr="00B16A19">
        <w:rPr>
          <w:lang w:val="de-DE"/>
        </w:rPr>
        <w:t xml:space="preserve"> können Qualitätsindikatoren von Publikationen </w:t>
      </w:r>
      <w:r w:rsidR="00CB7E2E">
        <w:rPr>
          <w:lang w:val="de-DE"/>
        </w:rPr>
        <w:t>gesammelt und ausgewertet</w:t>
      </w:r>
      <w:r w:rsidR="00F44A38" w:rsidRPr="00B16A19">
        <w:rPr>
          <w:lang w:val="de-DE"/>
        </w:rPr>
        <w:t xml:space="preserve"> werden. Diese werden zu einem Profil mit eine</w:t>
      </w:r>
      <w:r w:rsidR="00CB7E2E">
        <w:rPr>
          <w:lang w:val="de-DE"/>
        </w:rPr>
        <w:t>m</w:t>
      </w:r>
      <w:r w:rsidR="00F44A38" w:rsidRPr="00B16A19">
        <w:rPr>
          <w:lang w:val="de-DE"/>
        </w:rPr>
        <w:t xml:space="preserve"> “Relative Rigor Score” ausgewertet, der die Erfüllung der Qualitätsindikatoren in verschiedenen Kategorien quantifiziert.</w:t>
      </w:r>
      <w:r w:rsidR="00CB7E2E">
        <w:rPr>
          <w:lang w:val="de-DE"/>
        </w:rPr>
        <w:t xml:space="preserve"> Möglicher Einsatzzwecke sind Bewerbungsverfahren, die Erstellung eines Forschungsprofils für den eigenen Lebenslauf, oder die Nutzung als transparente Qualitätscheckliste für einzelne Publikationen.</w:t>
      </w:r>
    </w:p>
    <w:p w14:paraId="1C0D8092" w14:textId="5DEB4EFF" w:rsidR="00BA6B1C" w:rsidRDefault="00CB7E2E" w:rsidP="00C75D6C">
      <w:pPr>
        <w:pStyle w:val="Textkrper"/>
        <w:rPr>
          <w:lang w:val="de-DE"/>
        </w:rPr>
      </w:pPr>
      <w:r>
        <w:rPr>
          <w:lang w:val="de-DE"/>
        </w:rPr>
        <w:t xml:space="preserve">Die Benutzung der App ist freiwillig. </w:t>
      </w:r>
      <w:r w:rsidR="00F44A38" w:rsidRPr="00B16A19">
        <w:rPr>
          <w:lang w:val="de-DE"/>
        </w:rPr>
        <w:t>Da die App im Browser läuft, ist k</w:t>
      </w:r>
      <w:r w:rsidR="00BA6B1C" w:rsidRPr="00B16A19">
        <w:rPr>
          <w:lang w:val="de-DE"/>
        </w:rPr>
        <w:t xml:space="preserve">eine </w:t>
      </w:r>
      <w:r w:rsidR="00F44A38" w:rsidRPr="00B16A19">
        <w:rPr>
          <w:lang w:val="de-DE"/>
        </w:rPr>
        <w:t xml:space="preserve">separate </w:t>
      </w:r>
      <w:r w:rsidR="00BA6B1C" w:rsidRPr="00B16A19">
        <w:rPr>
          <w:lang w:val="de-DE"/>
        </w:rPr>
        <w:t>Installation</w:t>
      </w:r>
      <w:r w:rsidR="00F44A38" w:rsidRPr="00B16A19">
        <w:rPr>
          <w:lang w:val="de-DE"/>
        </w:rPr>
        <w:t xml:space="preserve"> der App notwendig</w:t>
      </w:r>
      <w:r w:rsidR="007E64C9" w:rsidRPr="00B16A19">
        <w:rPr>
          <w:lang w:val="de-DE"/>
        </w:rPr>
        <w:t xml:space="preserve">. </w:t>
      </w:r>
      <w:r w:rsidR="00BA6B1C" w:rsidRPr="00B16A19">
        <w:rPr>
          <w:lang w:val="de-DE"/>
        </w:rPr>
        <w:t xml:space="preserve">Die App kommt ohne Server‑Backends für Ihre Inhalte aus, und Sie können die App (nachdem die Webseite geladen ist) auch komplett offline benutzen. </w:t>
      </w:r>
      <w:r w:rsidR="007E64C9" w:rsidRPr="00B16A19">
        <w:rPr>
          <w:lang w:val="de-DE"/>
        </w:rPr>
        <w:t xml:space="preserve">Die eingetragenen Informationen zu den Qualitätsindikatoren oder Freitextantworten verlassen nicht ihr lokales Gerät; es findet diesbezüglich kein </w:t>
      </w:r>
      <w:r w:rsidR="007E64C9" w:rsidRPr="00B16A19">
        <w:rPr>
          <w:lang w:val="de-DE"/>
        </w:rPr>
        <w:lastRenderedPageBreak/>
        <w:t xml:space="preserve">Datenaustausch mit einem externen Server oder Dritten statt. </w:t>
      </w:r>
      <w:r w:rsidR="00BA6B1C" w:rsidRPr="00B16A19">
        <w:rPr>
          <w:lang w:val="de-DE"/>
        </w:rPr>
        <w:t xml:space="preserve">Es gibt aber Situationen, in denen technisch notwendige oder von Ihnen ausgelöste Anfragen an externe Dienste erfolgen, z. B. auf Wunsch </w:t>
      </w:r>
      <w:r w:rsidR="007E64C9" w:rsidRPr="00B16A19">
        <w:rPr>
          <w:lang w:val="de-DE"/>
        </w:rPr>
        <w:t xml:space="preserve">der Abruf von </w:t>
      </w:r>
      <w:r w:rsidR="00BA6B1C" w:rsidRPr="00B16A19">
        <w:rPr>
          <w:lang w:val="de-DE"/>
        </w:rPr>
        <w:t>doi</w:t>
      </w:r>
      <w:r w:rsidR="007E64C9" w:rsidRPr="00B16A19">
        <w:rPr>
          <w:lang w:val="de-DE"/>
        </w:rPr>
        <w:t>-Metadaten (Titel und Abstract einer Publikation) oder öffentliche Publikationlisten von ORCID</w:t>
      </w:r>
      <w:r w:rsidR="00BA6B1C" w:rsidRPr="00B16A19">
        <w:rPr>
          <w:lang w:val="de-DE"/>
        </w:rPr>
        <w:t xml:space="preserve">. </w:t>
      </w:r>
    </w:p>
    <w:p w14:paraId="57F7ABA6" w14:textId="4DBED07E" w:rsidR="0027488C" w:rsidRPr="00B16A19" w:rsidRDefault="0027488C" w:rsidP="0027488C">
      <w:pPr>
        <w:pStyle w:val="FirstParagraph"/>
        <w:rPr>
          <w:lang w:val="de-DE"/>
        </w:rPr>
      </w:pPr>
      <w:r w:rsidRPr="0027488C">
        <w:rPr>
          <w:lang w:val="de-DE"/>
        </w:rPr>
        <w:t>Wir empfehlen, diese App auf einem vertrauenswürdigen Gerät zu verwenden und bei gemeinsam genutzten Rechnern nach der Nutzung die Daten lokal zu löschen (“Clear” links oben) oder als Datei zu sichern (“Save to file …” links oben). Personen die Zugriff auf Ihr Gerät und ihren Nutzeraccount haben, können Ihre lokal gespeicherten Daten einsehen.</w:t>
      </w:r>
    </w:p>
    <w:p w14:paraId="2D7753DE" w14:textId="77777777" w:rsidR="00EB6B31" w:rsidRPr="00B16A19" w:rsidRDefault="00EB6B31" w:rsidP="00C75D6C">
      <w:pPr>
        <w:pStyle w:val="Textkrper"/>
        <w:rPr>
          <w:lang w:val="de-DE"/>
        </w:rPr>
      </w:pPr>
    </w:p>
    <w:p w14:paraId="5BAC4C60" w14:textId="0F72DBF2" w:rsidR="00EE7BE7" w:rsidRPr="00EE7BE7" w:rsidRDefault="00EE7BE7" w:rsidP="00EE7BE7">
      <w:pPr>
        <w:pStyle w:val="berschrift2"/>
        <w:numPr>
          <w:ilvl w:val="0"/>
          <w:numId w:val="12"/>
        </w:numPr>
        <w:rPr>
          <w:lang w:val="de-DE"/>
        </w:rPr>
      </w:pPr>
      <w:bookmarkStart w:id="3" w:name="Xf525d7f7298a36df06512fc7a38dea51aa01bad"/>
      <w:bookmarkEnd w:id="2"/>
      <w:r w:rsidRPr="00EE7BE7">
        <w:rPr>
          <w:lang w:val="de-DE"/>
        </w:rPr>
        <w:t>Zwecke und Rechtsgrundlagen der Verarbeitung</w:t>
      </w:r>
    </w:p>
    <w:p w14:paraId="5A4596F8" w14:textId="77777777" w:rsidR="00EB6B31" w:rsidRPr="00B16A19" w:rsidRDefault="00EB6B31" w:rsidP="00C75D6C">
      <w:pPr>
        <w:pStyle w:val="Textkrper"/>
        <w:rPr>
          <w:lang w:val="de-DE"/>
        </w:rPr>
      </w:pPr>
    </w:p>
    <w:p w14:paraId="5CCA4437" w14:textId="526F9E74" w:rsidR="00AE6E7B" w:rsidRPr="00B16A19" w:rsidRDefault="00A92452" w:rsidP="00EE7BE7">
      <w:pPr>
        <w:pStyle w:val="berschrift3"/>
        <w:rPr>
          <w:lang w:val="de-DE"/>
        </w:rPr>
      </w:pPr>
      <w:bookmarkStart w:id="4" w:name="wann-verlassen-welche-daten-ihr-gerät"/>
      <w:bookmarkStart w:id="5" w:name="Xc090f0ce129753e418e91d3ef6c8208b1dfc982"/>
      <w:bookmarkEnd w:id="3"/>
      <w:r w:rsidRPr="00B16A19">
        <w:rPr>
          <w:lang w:val="de-DE"/>
        </w:rPr>
        <w:t>A) Beim Laden der Seite (technisch erforderlich)</w:t>
      </w:r>
    </w:p>
    <w:p w14:paraId="0FABFB41" w14:textId="63D3B1EB" w:rsidR="00671227" w:rsidRPr="00B16A19" w:rsidRDefault="00671227" w:rsidP="00C75D6C">
      <w:pPr>
        <w:pStyle w:val="Textkrper"/>
        <w:rPr>
          <w:lang w:val="de-DE"/>
        </w:rPr>
      </w:pPr>
      <w:r w:rsidRPr="00B16A19">
        <w:rPr>
          <w:lang w:val="de-DE"/>
        </w:rPr>
        <w:t>Um die Anwendung technisch zur V</w:t>
      </w:r>
      <w:r w:rsidR="00A92452" w:rsidRPr="00B16A19">
        <w:rPr>
          <w:lang w:val="de-DE"/>
        </w:rPr>
        <w:t>e</w:t>
      </w:r>
      <w:r w:rsidRPr="00B16A19">
        <w:rPr>
          <w:lang w:val="de-DE"/>
        </w:rPr>
        <w:t xml:space="preserve">rfügung stellen zu können, </w:t>
      </w:r>
    </w:p>
    <w:p w14:paraId="45FA7A84" w14:textId="5930FD26" w:rsidR="0088732C" w:rsidRPr="00B16A19" w:rsidRDefault="007E64C9" w:rsidP="0088732C">
      <w:pPr>
        <w:pStyle w:val="Compact"/>
        <w:rPr>
          <w:lang w:val="de-DE"/>
        </w:rPr>
      </w:pPr>
      <w:r w:rsidRPr="00B16A19">
        <w:rPr>
          <w:lang w:val="de-DE"/>
        </w:rPr>
        <w:t>1</w:t>
      </w:r>
      <w:r w:rsidR="0088732C" w:rsidRPr="00B16A19">
        <w:rPr>
          <w:lang w:val="de-DE"/>
        </w:rPr>
        <w:t>) Formulareingaben/Arbeitstand</w:t>
      </w:r>
    </w:p>
    <w:p w14:paraId="54974670" w14:textId="720E5C42" w:rsidR="0088732C" w:rsidRPr="00B16A19" w:rsidRDefault="0088732C" w:rsidP="0088732C">
      <w:pPr>
        <w:pStyle w:val="Compact"/>
        <w:rPr>
          <w:lang w:val="de-DE"/>
        </w:rPr>
      </w:pPr>
      <w:r w:rsidRPr="00B16A19">
        <w:rPr>
          <w:lang w:val="de-DE"/>
        </w:rPr>
        <w:t xml:space="preserve">Zur Nutzung können Sie Daten wie Name, Nachname, etc. in Formular eingeben sowie, bei Bedarf, </w:t>
      </w:r>
      <w:r w:rsidR="007E64C9" w:rsidRPr="00B16A19">
        <w:rPr>
          <w:lang w:val="de-DE"/>
        </w:rPr>
        <w:t xml:space="preserve">den </w:t>
      </w:r>
      <w:r w:rsidRPr="00B16A19">
        <w:rPr>
          <w:lang w:val="de-DE"/>
        </w:rPr>
        <w:t>Arbeitsstand zwischenspeichern.</w:t>
      </w:r>
      <w:r w:rsidR="007E64C9" w:rsidRPr="00B16A19">
        <w:rPr>
          <w:lang w:val="de-DE"/>
        </w:rPr>
        <w:t xml:space="preserve"> </w:t>
      </w:r>
      <w:r w:rsidRPr="00B16A19">
        <w:rPr>
          <w:lang w:val="de-DE"/>
        </w:rPr>
        <w:t>Formulareingaben und Arbeitsstand werden ausschließlich im Browser auf Ihrem Gerät gespeichert. Es findet hierfür keine Übertragung an einen Server statt - weder an uns noch an Github oder sonstige Dritte.</w:t>
      </w:r>
    </w:p>
    <w:p w14:paraId="78F11208" w14:textId="77777777" w:rsidR="0088732C" w:rsidRPr="00B16A19" w:rsidRDefault="0088732C" w:rsidP="0088732C">
      <w:pPr>
        <w:pStyle w:val="Compact"/>
        <w:rPr>
          <w:lang w:val="de-DE"/>
        </w:rPr>
      </w:pPr>
    </w:p>
    <w:p w14:paraId="495F908D" w14:textId="2BF64624" w:rsidR="0088732C" w:rsidRPr="00B16A19" w:rsidRDefault="007E64C9" w:rsidP="0088732C">
      <w:pPr>
        <w:pStyle w:val="Compact"/>
        <w:rPr>
          <w:lang w:val="de-DE"/>
        </w:rPr>
      </w:pPr>
      <w:r w:rsidRPr="00B16A19">
        <w:rPr>
          <w:lang w:val="de-DE"/>
        </w:rPr>
        <w:t>2</w:t>
      </w:r>
      <w:r w:rsidR="0088732C" w:rsidRPr="00B16A19">
        <w:rPr>
          <w:lang w:val="de-DE"/>
        </w:rPr>
        <w:t>) Export/Import des generierten Profils</w:t>
      </w:r>
    </w:p>
    <w:p w14:paraId="2BE9F203" w14:textId="21ED97CA" w:rsidR="0088732C" w:rsidRPr="00B16A19" w:rsidRDefault="00086E8A" w:rsidP="00C75D6C">
      <w:pPr>
        <w:pStyle w:val="Compact"/>
        <w:rPr>
          <w:lang w:val="de-DE"/>
        </w:rPr>
      </w:pPr>
      <w:r w:rsidRPr="00B16A19">
        <w:rPr>
          <w:lang w:val="de-DE"/>
        </w:rPr>
        <w:t>Zum Ex</w:t>
      </w:r>
      <w:r w:rsidR="007E64C9" w:rsidRPr="00B16A19">
        <w:rPr>
          <w:lang w:val="de-DE"/>
        </w:rPr>
        <w:t>p</w:t>
      </w:r>
      <w:r w:rsidRPr="00B16A19">
        <w:rPr>
          <w:lang w:val="de-DE"/>
        </w:rPr>
        <w:t xml:space="preserve">ortieren Ihrer Ergebnisse: </w:t>
      </w:r>
      <w:r w:rsidR="0088732C" w:rsidRPr="00B16A19">
        <w:rPr>
          <w:lang w:val="de-DE"/>
        </w:rPr>
        <w:t>Sie können Ihre Daten als lokale JSON‑Datei speichern und wieder laden; auch dabei werden die Daten nicht an Server gesendet, sondern als Datei auf Ihrem Gerät erstellt</w:t>
      </w:r>
      <w:r w:rsidR="007E64C9" w:rsidRPr="00B16A19">
        <w:rPr>
          <w:lang w:val="de-DE"/>
        </w:rPr>
        <w:t xml:space="preserve"> bzw. </w:t>
      </w:r>
      <w:r w:rsidR="0088732C" w:rsidRPr="00B16A19">
        <w:rPr>
          <w:lang w:val="de-DE"/>
        </w:rPr>
        <w:t>eingelesen.</w:t>
      </w:r>
    </w:p>
    <w:p w14:paraId="7E60B700" w14:textId="77777777" w:rsidR="0088732C" w:rsidRPr="00B16A19" w:rsidRDefault="0088732C" w:rsidP="00C75D6C">
      <w:pPr>
        <w:pStyle w:val="Compact"/>
        <w:ind w:left="720"/>
        <w:rPr>
          <w:lang w:val="de-DE"/>
        </w:rPr>
      </w:pPr>
    </w:p>
    <w:p w14:paraId="250EA9BD" w14:textId="77777777" w:rsidR="00401849" w:rsidRPr="00B16A19" w:rsidRDefault="00A92452" w:rsidP="00EE7BE7">
      <w:pPr>
        <w:pStyle w:val="berschrift3"/>
        <w:rPr>
          <w:lang w:val="de-DE"/>
        </w:rPr>
      </w:pPr>
      <w:bookmarkStart w:id="6" w:name="b-nutzungsanalyse"/>
      <w:bookmarkEnd w:id="5"/>
      <w:r w:rsidRPr="00B16A19">
        <w:rPr>
          <w:lang w:val="de-DE"/>
        </w:rPr>
        <w:t>B) Nutzungsanalyse</w:t>
      </w:r>
    </w:p>
    <w:p w14:paraId="3E9289DB" w14:textId="77777777" w:rsidR="00401849" w:rsidRPr="00B16A19" w:rsidRDefault="00A92452">
      <w:pPr>
        <w:pStyle w:val="Compact"/>
        <w:numPr>
          <w:ilvl w:val="0"/>
          <w:numId w:val="4"/>
        </w:numPr>
        <w:rPr>
          <w:lang w:val="de-DE"/>
        </w:rPr>
      </w:pPr>
      <w:r w:rsidRPr="00B16A19">
        <w:rPr>
          <w:b/>
          <w:bCs/>
          <w:lang w:val="de-DE"/>
        </w:rPr>
        <w:t>Matomo</w:t>
      </w:r>
      <w:r w:rsidRPr="00B16A19">
        <w:rPr>
          <w:lang w:val="de-DE"/>
        </w:rPr>
        <w:t xml:space="preserve">: Beim Seitenaufruf wird ein Matomo‑Skript eingebunden, das anonym Seitenaufrufe erfasst und auf einem Server der Ludwig-Maximilians-Universität München speichert. Es werden </w:t>
      </w:r>
      <w:r w:rsidRPr="00B16A19">
        <w:rPr>
          <w:b/>
          <w:bCs/>
          <w:lang w:val="de-DE"/>
        </w:rPr>
        <w:t>keine Cookies oder Tracker von Drittanbietern</w:t>
      </w:r>
      <w:r w:rsidRPr="00B16A19">
        <w:rPr>
          <w:lang w:val="de-DE"/>
        </w:rPr>
        <w:t xml:space="preserve"> verwendet, es wird keine identifizierbare IP gespeichert. Wir nutzen diese Funktion um festzustellen, wie oft die App aufgerufen wird.</w:t>
      </w:r>
    </w:p>
    <w:p w14:paraId="16BF7A5E" w14:textId="3D3005CD" w:rsidR="00401849" w:rsidRPr="00B16A19" w:rsidRDefault="00A92452" w:rsidP="00EE7BE7">
      <w:pPr>
        <w:pStyle w:val="berschrift3"/>
        <w:rPr>
          <w:lang w:val="de-DE"/>
        </w:rPr>
      </w:pPr>
      <w:bookmarkStart w:id="7" w:name="Xe64f0444010cab795189f93c26f5c2e0b898351"/>
      <w:bookmarkEnd w:id="6"/>
      <w:r w:rsidRPr="00B16A19">
        <w:rPr>
          <w:lang w:val="de-DE"/>
        </w:rPr>
        <w:t xml:space="preserve">C) </w:t>
      </w:r>
      <w:r w:rsidR="0088732C" w:rsidRPr="00B16A19">
        <w:rPr>
          <w:lang w:val="de-DE"/>
        </w:rPr>
        <w:t>Opt</w:t>
      </w:r>
      <w:r w:rsidR="00AE6E7B" w:rsidRPr="00B16A19">
        <w:rPr>
          <w:lang w:val="de-DE"/>
        </w:rPr>
        <w:t>i</w:t>
      </w:r>
      <w:r w:rsidR="0088732C" w:rsidRPr="00B16A19">
        <w:rPr>
          <w:lang w:val="de-DE"/>
        </w:rPr>
        <w:t xml:space="preserve">onale Einbindung von </w:t>
      </w:r>
      <w:r w:rsidR="00CB7E2E">
        <w:rPr>
          <w:lang w:val="de-DE"/>
        </w:rPr>
        <w:t xml:space="preserve">Meta-Daten über </w:t>
      </w:r>
      <w:r w:rsidR="00AE6E7B" w:rsidRPr="00B16A19">
        <w:rPr>
          <w:lang w:val="de-DE"/>
        </w:rPr>
        <w:t>Publikationen via doi/</w:t>
      </w:r>
      <w:r w:rsidR="00CB7E2E">
        <w:rPr>
          <w:lang w:val="de-DE"/>
        </w:rPr>
        <w:t>ORCID</w:t>
      </w:r>
      <w:r w:rsidR="008C56D9" w:rsidRPr="00B16A19">
        <w:rPr>
          <w:lang w:val="de-DE"/>
        </w:rPr>
        <w:t xml:space="preserve"> (Externe Inhalte)</w:t>
      </w:r>
    </w:p>
    <w:p w14:paraId="4AC61987" w14:textId="3E188770" w:rsidR="00401849" w:rsidRPr="00B16A19" w:rsidRDefault="00A92452">
      <w:pPr>
        <w:pStyle w:val="Compact"/>
        <w:numPr>
          <w:ilvl w:val="0"/>
          <w:numId w:val="5"/>
        </w:numPr>
        <w:rPr>
          <w:lang w:val="de-DE"/>
        </w:rPr>
      </w:pPr>
      <w:r w:rsidRPr="00B16A19">
        <w:rPr>
          <w:b/>
          <w:bCs/>
          <w:lang w:val="de-DE"/>
        </w:rPr>
        <w:t>DOI</w:t>
      </w:r>
      <w:r w:rsidRPr="00B16A19">
        <w:rPr>
          <w:rFonts w:ascii="Cambria Math" w:hAnsi="Cambria Math" w:cs="Cambria Math"/>
          <w:b/>
          <w:bCs/>
          <w:lang w:val="de-DE"/>
        </w:rPr>
        <w:t>‑</w:t>
      </w:r>
      <w:r w:rsidRPr="00B16A19">
        <w:rPr>
          <w:b/>
          <w:bCs/>
          <w:lang w:val="de-DE"/>
        </w:rPr>
        <w:t>Abfrage (doi.org)</w:t>
      </w:r>
      <w:r w:rsidRPr="00B16A19">
        <w:rPr>
          <w:lang w:val="de-DE"/>
        </w:rPr>
        <w:t xml:space="preserve">: Wenn Sie bei einer Publikation eine DOI eintragen, ruft die App </w:t>
      </w:r>
      <w:r w:rsidRPr="00B16A19">
        <w:rPr>
          <w:b/>
          <w:bCs/>
          <w:lang w:val="de-DE"/>
        </w:rPr>
        <w:t>Titel, Jahr und Abstract</w:t>
      </w:r>
      <w:r w:rsidRPr="00B16A19">
        <w:rPr>
          <w:lang w:val="de-DE"/>
        </w:rPr>
        <w:t xml:space="preserve"> zu dieser DOI von </w:t>
      </w:r>
      <w:r w:rsidRPr="00B16A19">
        <w:rPr>
          <w:b/>
          <w:bCs/>
          <w:lang w:val="de-DE"/>
        </w:rPr>
        <w:t>doi.org</w:t>
      </w:r>
      <w:r w:rsidRPr="00B16A19">
        <w:rPr>
          <w:lang w:val="de-DE"/>
        </w:rPr>
        <w:t xml:space="preserve"> ab. Dazu wird an doi.org die von Ihnen angegebene DOI übermittelt. Es werden nur Metadaten zu der jeweiligen Publikation abgefragt, die ohnehin öffentlich vorliegen.</w:t>
      </w:r>
    </w:p>
    <w:p w14:paraId="2CCE1E6B" w14:textId="77777777" w:rsidR="00401849" w:rsidRPr="00B16A19" w:rsidRDefault="00A92452">
      <w:pPr>
        <w:pStyle w:val="Compact"/>
        <w:numPr>
          <w:ilvl w:val="0"/>
          <w:numId w:val="5"/>
        </w:numPr>
        <w:rPr>
          <w:lang w:val="de-DE"/>
        </w:rPr>
      </w:pPr>
      <w:r w:rsidRPr="00B16A19">
        <w:rPr>
          <w:b/>
          <w:bCs/>
          <w:lang w:val="de-DE"/>
        </w:rPr>
        <w:t>ORCID‑Import (pub.orcid.org)</w:t>
      </w:r>
      <w:r w:rsidRPr="00B16A19">
        <w:rPr>
          <w:lang w:val="de-DE"/>
        </w:rPr>
        <w:t xml:space="preserve">: Wenn Sie den ORCID‑Import nutzen, werden über Ihre </w:t>
      </w:r>
      <w:r w:rsidRPr="00B16A19">
        <w:rPr>
          <w:b/>
          <w:bCs/>
          <w:lang w:val="de-DE"/>
        </w:rPr>
        <w:t>ORCID‑Kennung</w:t>
      </w:r>
      <w:r w:rsidRPr="00B16A19">
        <w:rPr>
          <w:lang w:val="de-DE"/>
        </w:rPr>
        <w:t xml:space="preserve"> Ihre Publikationsdaten (Titel, Jahr, DOI) abgefragt und zur Auswahl angezeigt. Diese Abrufe erfolgen </w:t>
      </w:r>
      <w:r w:rsidRPr="00B16A19">
        <w:rPr>
          <w:b/>
          <w:bCs/>
          <w:lang w:val="de-DE"/>
        </w:rPr>
        <w:t>nur</w:t>
      </w:r>
      <w:r w:rsidRPr="00B16A19">
        <w:rPr>
          <w:lang w:val="de-DE"/>
        </w:rPr>
        <w:t>, wenn Sie den Import auslösen und frägt ebenfalls nur Informationen ab, die ohnehin öffentlich vorliegen.</w:t>
      </w:r>
    </w:p>
    <w:p w14:paraId="34256105" w14:textId="77777777" w:rsidR="00AE6E7B" w:rsidRPr="00B16A19" w:rsidRDefault="00AE6E7B" w:rsidP="00AE6E7B">
      <w:pPr>
        <w:pStyle w:val="Compact"/>
        <w:rPr>
          <w:lang w:val="de-DE"/>
        </w:rPr>
      </w:pPr>
    </w:p>
    <w:p w14:paraId="126C915E" w14:textId="2D4ABCB9" w:rsidR="00AE6E7B" w:rsidRPr="00B16A19" w:rsidRDefault="00AE6E7B">
      <w:pPr>
        <w:pStyle w:val="berschrift2"/>
        <w:rPr>
          <w:lang w:val="de-DE"/>
        </w:rPr>
      </w:pPr>
      <w:bookmarkStart w:id="8" w:name="X221f9c576c0e160c2fb127049607c38fd16a731"/>
      <w:bookmarkEnd w:id="4"/>
      <w:bookmarkEnd w:id="7"/>
    </w:p>
    <w:p w14:paraId="7A71C88F" w14:textId="430A3931" w:rsidR="00401849" w:rsidRDefault="00EE7BE7" w:rsidP="00EE7BE7">
      <w:pPr>
        <w:pStyle w:val="berschrift3"/>
        <w:rPr>
          <w:lang w:val="de-DE"/>
        </w:rPr>
      </w:pPr>
      <w:r>
        <w:rPr>
          <w:lang w:val="de-DE"/>
        </w:rPr>
        <w:t xml:space="preserve">D) </w:t>
      </w:r>
      <w:r w:rsidR="00AE6E7B" w:rsidRPr="00B16A19">
        <w:rPr>
          <w:lang w:val="de-DE"/>
        </w:rPr>
        <w:t xml:space="preserve">Rechtsgrundlagen für die durch uns durchgeführten Verarbeitungen </w:t>
      </w:r>
    </w:p>
    <w:p w14:paraId="14149FDD" w14:textId="77777777" w:rsidR="00EE7BE7" w:rsidRPr="00EE7BE7" w:rsidRDefault="00EE7BE7" w:rsidP="00EE7BE7">
      <w:pPr>
        <w:pStyle w:val="Textkrper"/>
        <w:rPr>
          <w:lang w:val="de-DE"/>
        </w:rPr>
      </w:pPr>
    </w:p>
    <w:tbl>
      <w:tblPr>
        <w:tblStyle w:val="Table"/>
        <w:tblW w:w="5000" w:type="pct"/>
        <w:tblLook w:val="0020" w:firstRow="1" w:lastRow="0" w:firstColumn="0" w:lastColumn="0" w:noHBand="0" w:noVBand="0"/>
      </w:tblPr>
      <w:tblGrid>
        <w:gridCol w:w="1854"/>
        <w:gridCol w:w="2475"/>
        <w:gridCol w:w="2520"/>
        <w:gridCol w:w="2557"/>
      </w:tblGrid>
      <w:tr w:rsidR="00401849" w:rsidRPr="00B16A19" w14:paraId="4749317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28000B" w14:textId="77777777" w:rsidR="00401849" w:rsidRPr="00B16A19" w:rsidRDefault="00A92452">
            <w:pPr>
              <w:pStyle w:val="Compact"/>
              <w:rPr>
                <w:lang w:val="de-DE"/>
              </w:rPr>
            </w:pPr>
            <w:r w:rsidRPr="00B16A19">
              <w:rPr>
                <w:lang w:val="de-DE"/>
              </w:rPr>
              <w:t>Verarbeitung</w:t>
            </w:r>
          </w:p>
        </w:tc>
        <w:tc>
          <w:tcPr>
            <w:tcW w:w="0" w:type="auto"/>
          </w:tcPr>
          <w:p w14:paraId="6B96ADFD" w14:textId="77777777" w:rsidR="00401849" w:rsidRPr="00B16A19" w:rsidRDefault="00A92452">
            <w:pPr>
              <w:pStyle w:val="Compact"/>
              <w:rPr>
                <w:lang w:val="de-DE"/>
              </w:rPr>
            </w:pPr>
            <w:r w:rsidRPr="00B16A19">
              <w:rPr>
                <w:lang w:val="de-DE"/>
              </w:rPr>
              <w:t>Datenkategorien</w:t>
            </w:r>
          </w:p>
        </w:tc>
        <w:tc>
          <w:tcPr>
            <w:tcW w:w="0" w:type="auto"/>
          </w:tcPr>
          <w:p w14:paraId="0E9DB6D4" w14:textId="77777777" w:rsidR="00401849" w:rsidRPr="00B16A19" w:rsidRDefault="00A92452">
            <w:pPr>
              <w:pStyle w:val="Compact"/>
              <w:rPr>
                <w:lang w:val="de-DE"/>
              </w:rPr>
            </w:pPr>
            <w:r w:rsidRPr="00B16A19">
              <w:rPr>
                <w:lang w:val="de-DE"/>
              </w:rPr>
              <w:t>Zweck</w:t>
            </w:r>
          </w:p>
        </w:tc>
        <w:tc>
          <w:tcPr>
            <w:tcW w:w="0" w:type="auto"/>
          </w:tcPr>
          <w:p w14:paraId="537B967E" w14:textId="77777777" w:rsidR="00401849" w:rsidRPr="00B16A19" w:rsidRDefault="00A92452">
            <w:pPr>
              <w:pStyle w:val="Compact"/>
              <w:rPr>
                <w:lang w:val="de-DE"/>
              </w:rPr>
            </w:pPr>
            <w:r w:rsidRPr="00B16A19">
              <w:rPr>
                <w:lang w:val="de-DE"/>
              </w:rPr>
              <w:t>Rechtsgrundlage</w:t>
            </w:r>
          </w:p>
        </w:tc>
      </w:tr>
      <w:tr w:rsidR="00401849" w:rsidRPr="00B16A19" w14:paraId="54A3FA6C" w14:textId="77777777">
        <w:tc>
          <w:tcPr>
            <w:tcW w:w="0" w:type="auto"/>
          </w:tcPr>
          <w:p w14:paraId="5DFABBCD" w14:textId="77777777" w:rsidR="00401849" w:rsidRPr="00B16A19" w:rsidRDefault="00A92452">
            <w:pPr>
              <w:pStyle w:val="Compact"/>
              <w:rPr>
                <w:lang w:val="de-DE"/>
              </w:rPr>
            </w:pPr>
            <w:r w:rsidRPr="00B16A19">
              <w:rPr>
                <w:b/>
                <w:bCs/>
                <w:lang w:val="de-DE"/>
              </w:rPr>
              <w:t>Lokaler Speicher (Browser)</w:t>
            </w:r>
          </w:p>
        </w:tc>
        <w:tc>
          <w:tcPr>
            <w:tcW w:w="0" w:type="auto"/>
          </w:tcPr>
          <w:p w14:paraId="77039C0F" w14:textId="77777777" w:rsidR="00401849" w:rsidRPr="00B16A19" w:rsidRDefault="00A92452">
            <w:pPr>
              <w:pStyle w:val="Compact"/>
              <w:rPr>
                <w:lang w:val="de-DE"/>
              </w:rPr>
            </w:pPr>
            <w:r w:rsidRPr="00B16A19">
              <w:rPr>
                <w:lang w:val="de-DE"/>
              </w:rPr>
              <w:t>Ihre Formulareingaben, Arbeitsstand, aktueller Tab/Status</w:t>
            </w:r>
          </w:p>
        </w:tc>
        <w:tc>
          <w:tcPr>
            <w:tcW w:w="0" w:type="auto"/>
          </w:tcPr>
          <w:p w14:paraId="6086DD90" w14:textId="77777777" w:rsidR="00401849" w:rsidRPr="00B16A19" w:rsidRDefault="00A92452">
            <w:pPr>
              <w:pStyle w:val="Compact"/>
              <w:rPr>
                <w:lang w:val="de-DE"/>
              </w:rPr>
            </w:pPr>
            <w:r w:rsidRPr="00B16A19">
              <w:rPr>
                <w:lang w:val="de-DE"/>
              </w:rPr>
              <w:t>Bedienkomfort, Wiederaufnahme der Arbeit</w:t>
            </w:r>
          </w:p>
        </w:tc>
        <w:tc>
          <w:tcPr>
            <w:tcW w:w="0" w:type="auto"/>
          </w:tcPr>
          <w:p w14:paraId="30EECFBB" w14:textId="333D8F7F" w:rsidR="00401849" w:rsidRPr="00B16A19" w:rsidRDefault="00A92452">
            <w:pPr>
              <w:pStyle w:val="Compact"/>
              <w:rPr>
                <w:lang w:val="de-DE"/>
              </w:rPr>
            </w:pPr>
            <w:r w:rsidRPr="00B16A19">
              <w:rPr>
                <w:lang w:val="de-DE"/>
              </w:rPr>
              <w:t xml:space="preserve">- keine Datenverarbeitung durch </w:t>
            </w:r>
            <w:r w:rsidR="00D37314" w:rsidRPr="00B16A19">
              <w:rPr>
                <w:lang w:val="de-DE"/>
              </w:rPr>
              <w:t>Verantwortlichen (“uns”)</w:t>
            </w:r>
            <w:r w:rsidRPr="00B16A19">
              <w:rPr>
                <w:lang w:val="de-DE"/>
              </w:rPr>
              <w:t xml:space="preserve"> -</w:t>
            </w:r>
          </w:p>
        </w:tc>
      </w:tr>
      <w:tr w:rsidR="00401849" w:rsidRPr="00B16A19" w14:paraId="3D20F10D" w14:textId="77777777">
        <w:tc>
          <w:tcPr>
            <w:tcW w:w="0" w:type="auto"/>
          </w:tcPr>
          <w:p w14:paraId="069FCB63" w14:textId="77777777" w:rsidR="00401849" w:rsidRPr="00B16A19" w:rsidRDefault="00A92452">
            <w:pPr>
              <w:pStyle w:val="Compact"/>
              <w:rPr>
                <w:lang w:val="de-DE"/>
              </w:rPr>
            </w:pPr>
            <w:r w:rsidRPr="00B16A19">
              <w:rPr>
                <w:b/>
                <w:bCs/>
                <w:lang w:val="de-DE"/>
              </w:rPr>
              <w:t>Matomo</w:t>
            </w:r>
          </w:p>
        </w:tc>
        <w:tc>
          <w:tcPr>
            <w:tcW w:w="0" w:type="auto"/>
          </w:tcPr>
          <w:p w14:paraId="3B4A49A4" w14:textId="274D79D5" w:rsidR="00401849" w:rsidRPr="00B16A19" w:rsidRDefault="00A92452">
            <w:pPr>
              <w:pStyle w:val="Compact"/>
              <w:rPr>
                <w:lang w:val="de-DE"/>
              </w:rPr>
            </w:pPr>
            <w:r w:rsidRPr="00B16A19">
              <w:rPr>
                <w:lang w:val="de-DE"/>
              </w:rPr>
              <w:t xml:space="preserve">Nutzungsdaten (z. B. Seitenaufrufe, Klicks) – </w:t>
            </w:r>
            <w:r w:rsidRPr="00B16A19">
              <w:rPr>
                <w:b/>
                <w:bCs/>
                <w:lang w:val="de-DE"/>
              </w:rPr>
              <w:t xml:space="preserve">keine </w:t>
            </w:r>
            <w:r w:rsidR="00B16A19" w:rsidRPr="00B16A19">
              <w:rPr>
                <w:b/>
                <w:bCs/>
                <w:lang w:val="de-DE"/>
              </w:rPr>
              <w:t>D</w:t>
            </w:r>
            <w:r w:rsidR="00B16A19" w:rsidRPr="00B16A19">
              <w:rPr>
                <w:b/>
                <w:bCs/>
                <w:lang w:val="de-DE"/>
              </w:rPr>
              <w:t>aten</w:t>
            </w:r>
            <w:r w:rsidR="00B16A19" w:rsidRPr="00B16A19">
              <w:rPr>
                <w:b/>
                <w:bCs/>
                <w:lang w:val="de-DE"/>
              </w:rPr>
              <w:t>, die Sie in die App eingeben</w:t>
            </w:r>
          </w:p>
        </w:tc>
        <w:tc>
          <w:tcPr>
            <w:tcW w:w="0" w:type="auto"/>
          </w:tcPr>
          <w:p w14:paraId="2BF7E6A8" w14:textId="77777777" w:rsidR="00401849" w:rsidRPr="00B16A19" w:rsidRDefault="00A92452">
            <w:pPr>
              <w:pStyle w:val="Compact"/>
              <w:rPr>
                <w:lang w:val="de-DE"/>
              </w:rPr>
            </w:pPr>
            <w:r w:rsidRPr="00B16A19">
              <w:rPr>
                <w:lang w:val="de-DE"/>
              </w:rPr>
              <w:t>Reichweitenmessung</w:t>
            </w:r>
          </w:p>
        </w:tc>
        <w:tc>
          <w:tcPr>
            <w:tcW w:w="0" w:type="auto"/>
          </w:tcPr>
          <w:p w14:paraId="605878D8" w14:textId="58064D87" w:rsidR="00401849" w:rsidRPr="00B16A19" w:rsidRDefault="00A92452">
            <w:pPr>
              <w:pStyle w:val="Compact"/>
              <w:rPr>
                <w:lang w:val="de-DE"/>
              </w:rPr>
            </w:pPr>
            <w:commentRangeStart w:id="9"/>
            <w:r w:rsidRPr="00B16A19">
              <w:rPr>
                <w:b/>
                <w:bCs/>
                <w:lang w:val="de-DE"/>
              </w:rPr>
              <w:t xml:space="preserve">Art. 6 Abs. 1 lit. </w:t>
            </w:r>
            <w:r w:rsidR="00865C92">
              <w:rPr>
                <w:b/>
                <w:bCs/>
                <w:lang w:val="de-DE"/>
              </w:rPr>
              <w:t xml:space="preserve">f </w:t>
            </w:r>
            <w:r w:rsidRPr="00B16A19">
              <w:rPr>
                <w:b/>
                <w:bCs/>
                <w:lang w:val="de-DE"/>
              </w:rPr>
              <w:t>DSGVO</w:t>
            </w:r>
            <w:r w:rsidRPr="00B16A19">
              <w:rPr>
                <w:lang w:val="de-DE"/>
              </w:rPr>
              <w:t xml:space="preserve"> (berechtigtes Interesse). Hinweis in</w:t>
            </w:r>
            <w:ins w:id="10" w:author="Felix Schönbrodt" w:date="2026-03-16T08:30:00Z" w16du:dateUtc="2026-03-16T07:30:00Z">
              <w:r w:rsidR="00B16A19" w:rsidRPr="00B16A19">
                <w:rPr>
                  <w:lang w:val="de-DE"/>
                </w:rPr>
                <w:t xml:space="preserve"> </w:t>
              </w:r>
            </w:ins>
            <w:r w:rsidRPr="00B16A19">
              <w:rPr>
                <w:lang w:val="de-DE"/>
              </w:rPr>
              <w:t>App: ohne Cookies.</w:t>
            </w:r>
            <w:commentRangeEnd w:id="9"/>
            <w:r w:rsidR="00865C92">
              <w:rPr>
                <w:rStyle w:val="Kommentarzeichen"/>
                <w:sz w:val="24"/>
                <w:szCs w:val="24"/>
                <w:lang w:val="de-DE"/>
              </w:rPr>
              <w:commentReference w:id="9"/>
            </w:r>
          </w:p>
        </w:tc>
      </w:tr>
      <w:tr w:rsidR="00401849" w:rsidRPr="00B16A19" w14:paraId="48F90841" w14:textId="77777777">
        <w:tc>
          <w:tcPr>
            <w:tcW w:w="0" w:type="auto"/>
          </w:tcPr>
          <w:p w14:paraId="33CC5FDB" w14:textId="77777777" w:rsidR="00401849" w:rsidRPr="00B16A19" w:rsidRDefault="00A92452">
            <w:pPr>
              <w:pStyle w:val="Compact"/>
              <w:rPr>
                <w:lang w:val="de-DE"/>
              </w:rPr>
            </w:pPr>
            <w:r w:rsidRPr="00B16A19">
              <w:rPr>
                <w:b/>
                <w:bCs/>
                <w:lang w:val="de-DE"/>
              </w:rPr>
              <w:t>DOI‑Abruf</w:t>
            </w:r>
          </w:p>
        </w:tc>
        <w:tc>
          <w:tcPr>
            <w:tcW w:w="0" w:type="auto"/>
          </w:tcPr>
          <w:p w14:paraId="4286301F" w14:textId="6880F6EF" w:rsidR="00401849" w:rsidRPr="00B16A19" w:rsidRDefault="00A92452">
            <w:pPr>
              <w:pStyle w:val="Compact"/>
              <w:rPr>
                <w:lang w:val="de-DE"/>
              </w:rPr>
            </w:pPr>
            <w:r w:rsidRPr="00B16A19">
              <w:rPr>
                <w:lang w:val="de-DE"/>
              </w:rPr>
              <w:t xml:space="preserve">Ihre eingegebene DOI → </w:t>
            </w:r>
            <w:r w:rsidRPr="00B16A19">
              <w:rPr>
                <w:b/>
                <w:bCs/>
                <w:lang w:val="de-DE"/>
              </w:rPr>
              <w:t>Titel, Jahr</w:t>
            </w:r>
            <w:r w:rsidR="00B16A19" w:rsidRPr="00B16A19">
              <w:rPr>
                <w:b/>
                <w:bCs/>
                <w:lang w:val="de-DE"/>
              </w:rPr>
              <w:t xml:space="preserve"> und</w:t>
            </w:r>
            <w:r w:rsidRPr="00B16A19">
              <w:rPr>
                <w:b/>
                <w:bCs/>
                <w:lang w:val="de-DE"/>
              </w:rPr>
              <w:t xml:space="preserve"> Abstract</w:t>
            </w:r>
            <w:r w:rsidRPr="00B16A19">
              <w:rPr>
                <w:lang w:val="de-DE"/>
              </w:rPr>
              <w:t xml:space="preserve"> werden geladen</w:t>
            </w:r>
          </w:p>
        </w:tc>
        <w:tc>
          <w:tcPr>
            <w:tcW w:w="0" w:type="auto"/>
          </w:tcPr>
          <w:p w14:paraId="30F0EDC1" w14:textId="77777777" w:rsidR="00401849" w:rsidRPr="00B16A19" w:rsidRDefault="00A92452">
            <w:pPr>
              <w:pStyle w:val="Compact"/>
              <w:rPr>
                <w:lang w:val="de-DE"/>
              </w:rPr>
            </w:pPr>
            <w:r w:rsidRPr="00B16A19">
              <w:rPr>
                <w:lang w:val="de-DE"/>
              </w:rPr>
              <w:t>Komfortfunktion: Felder automatisch ausfüllen</w:t>
            </w:r>
          </w:p>
        </w:tc>
        <w:tc>
          <w:tcPr>
            <w:tcW w:w="0" w:type="auto"/>
          </w:tcPr>
          <w:p w14:paraId="25DDCC72" w14:textId="77777777" w:rsidR="00401849" w:rsidRPr="00B16A19" w:rsidRDefault="00A92452">
            <w:pPr>
              <w:pStyle w:val="Compact"/>
              <w:rPr>
                <w:lang w:val="de-DE"/>
              </w:rPr>
            </w:pPr>
            <w:r w:rsidRPr="00B16A19">
              <w:rPr>
                <w:b/>
                <w:bCs/>
                <w:lang w:val="de-DE"/>
              </w:rPr>
              <w:t>Art. 6 Abs. 1 lit. b DSGVO</w:t>
            </w:r>
            <w:r w:rsidRPr="00B16A19">
              <w:rPr>
                <w:lang w:val="de-DE"/>
              </w:rPr>
              <w:t xml:space="preserve"> (auf Ihre Anfrage)</w:t>
            </w:r>
          </w:p>
        </w:tc>
      </w:tr>
      <w:tr w:rsidR="00401849" w:rsidRPr="00B16A19" w14:paraId="2762A7ED" w14:textId="77777777">
        <w:tc>
          <w:tcPr>
            <w:tcW w:w="0" w:type="auto"/>
          </w:tcPr>
          <w:p w14:paraId="14BE9376" w14:textId="77777777" w:rsidR="00401849" w:rsidRPr="00B16A19" w:rsidRDefault="00A92452">
            <w:pPr>
              <w:pStyle w:val="Compact"/>
              <w:rPr>
                <w:lang w:val="de-DE"/>
              </w:rPr>
            </w:pPr>
            <w:commentRangeStart w:id="11"/>
            <w:commentRangeStart w:id="12"/>
            <w:r w:rsidRPr="00B16A19">
              <w:rPr>
                <w:b/>
                <w:bCs/>
                <w:lang w:val="de-DE"/>
              </w:rPr>
              <w:t>ORCID‑Import</w:t>
            </w:r>
          </w:p>
        </w:tc>
        <w:tc>
          <w:tcPr>
            <w:tcW w:w="0" w:type="auto"/>
          </w:tcPr>
          <w:p w14:paraId="6E2BD448" w14:textId="77777777" w:rsidR="00401849" w:rsidRPr="00B16A19" w:rsidRDefault="00A92452">
            <w:pPr>
              <w:pStyle w:val="Compact"/>
              <w:rPr>
                <w:lang w:val="de-DE"/>
              </w:rPr>
            </w:pPr>
            <w:r w:rsidRPr="00B16A19">
              <w:rPr>
                <w:lang w:val="de-DE"/>
              </w:rPr>
              <w:t xml:space="preserve">Ihre ORCID‑Kennung → </w:t>
            </w:r>
            <w:r w:rsidRPr="00B16A19">
              <w:rPr>
                <w:b/>
                <w:bCs/>
                <w:lang w:val="de-DE"/>
              </w:rPr>
              <w:t>Publikationsliste (Titel, Jahr, DOI)</w:t>
            </w:r>
          </w:p>
        </w:tc>
        <w:tc>
          <w:tcPr>
            <w:tcW w:w="0" w:type="auto"/>
          </w:tcPr>
          <w:p w14:paraId="227BB3C3" w14:textId="77777777" w:rsidR="00401849" w:rsidRPr="00B16A19" w:rsidRDefault="00A92452">
            <w:pPr>
              <w:pStyle w:val="Compact"/>
              <w:rPr>
                <w:lang w:val="de-DE"/>
              </w:rPr>
            </w:pPr>
            <w:r w:rsidRPr="00B16A19">
              <w:rPr>
                <w:lang w:val="de-DE"/>
              </w:rPr>
              <w:t>Komfortfunktion: Mehrere Einträge übernehmen</w:t>
            </w:r>
          </w:p>
        </w:tc>
        <w:tc>
          <w:tcPr>
            <w:tcW w:w="0" w:type="auto"/>
          </w:tcPr>
          <w:p w14:paraId="7EABFF00" w14:textId="77777777" w:rsidR="00401849" w:rsidRPr="00B16A19" w:rsidRDefault="00A92452">
            <w:pPr>
              <w:pStyle w:val="Compact"/>
              <w:rPr>
                <w:lang w:val="de-DE"/>
              </w:rPr>
            </w:pPr>
            <w:r w:rsidRPr="00B16A19">
              <w:rPr>
                <w:b/>
                <w:bCs/>
                <w:lang w:val="de-DE"/>
              </w:rPr>
              <w:t>Art. 6 Abs. 1 lit. b DSGVO</w:t>
            </w:r>
            <w:r w:rsidRPr="00B16A19">
              <w:rPr>
                <w:lang w:val="de-DE"/>
              </w:rPr>
              <w:t xml:space="preserve"> (auf Ihre Anfrage)</w:t>
            </w:r>
            <w:commentRangeEnd w:id="11"/>
            <w:r w:rsidR="00EE7BE7">
              <w:rPr>
                <w:rStyle w:val="Kommentarzeichen"/>
                <w:sz w:val="24"/>
                <w:szCs w:val="24"/>
                <w:lang w:val="de-DE"/>
              </w:rPr>
              <w:commentReference w:id="11"/>
            </w:r>
            <w:commentRangeEnd w:id="12"/>
            <w:r w:rsidR="00CB7E2E">
              <w:rPr>
                <w:rStyle w:val="Kommentarzeichen"/>
                <w:sz w:val="24"/>
                <w:szCs w:val="24"/>
                <w:lang w:val="de-DE"/>
              </w:rPr>
              <w:commentReference w:id="12"/>
            </w:r>
          </w:p>
        </w:tc>
      </w:tr>
    </w:tbl>
    <w:p w14:paraId="226FE1DB" w14:textId="77777777" w:rsidR="00CB7E2E" w:rsidRDefault="00CB7E2E">
      <w:pPr>
        <w:pStyle w:val="berschrift2"/>
        <w:rPr>
          <w:lang w:val="de-DE"/>
        </w:rPr>
      </w:pPr>
      <w:bookmarkStart w:id="13" w:name="empfänger-drittanbieterhosts"/>
      <w:bookmarkEnd w:id="8"/>
    </w:p>
    <w:p w14:paraId="67B2AE96" w14:textId="77777777" w:rsidR="00EE7BE7" w:rsidRDefault="00EE7BE7" w:rsidP="00EE7BE7">
      <w:pPr>
        <w:pStyle w:val="Textkrper"/>
        <w:rPr>
          <w:lang w:val="de-DE"/>
        </w:rPr>
      </w:pPr>
    </w:p>
    <w:p w14:paraId="60437515" w14:textId="0E07B9BD" w:rsidR="00EE7BE7" w:rsidRDefault="00EE7BE7" w:rsidP="00EE7BE7">
      <w:pPr>
        <w:pStyle w:val="berschrift2"/>
        <w:numPr>
          <w:ilvl w:val="0"/>
          <w:numId w:val="12"/>
        </w:numPr>
        <w:rPr>
          <w:lang w:val="de-DE"/>
        </w:rPr>
      </w:pPr>
      <w:r w:rsidRPr="00EE7BE7">
        <w:rPr>
          <w:lang w:val="de-DE"/>
        </w:rPr>
        <w:t>Empfänger oder Kategorien von Empfängern der personenbezogenen Daten</w:t>
      </w:r>
    </w:p>
    <w:p w14:paraId="22C74E2A" w14:textId="4FBC6370" w:rsidR="00EE7BE7" w:rsidRDefault="00EE7BE7" w:rsidP="00EE7BE7">
      <w:pPr>
        <w:pStyle w:val="Textkrper"/>
        <w:rPr>
          <w:lang w:val="de-DE"/>
        </w:rPr>
      </w:pPr>
      <w:r>
        <w:rPr>
          <w:lang w:val="de-DE"/>
        </w:rPr>
        <w:t>Die App übermittelt keine personenbezogenen Daten an Dritte.</w:t>
      </w:r>
      <w:r>
        <w:rPr>
          <w:lang w:val="de-DE"/>
        </w:rPr>
        <w:br/>
      </w:r>
      <w:r>
        <w:rPr>
          <w:lang w:val="de-DE"/>
        </w:rPr>
        <w:br/>
      </w:r>
    </w:p>
    <w:p w14:paraId="2243D574" w14:textId="42FA9318" w:rsidR="00EE7BE7" w:rsidRPr="00EE7BE7" w:rsidRDefault="00EE7BE7" w:rsidP="00EE7BE7">
      <w:pPr>
        <w:pStyle w:val="berschrift2"/>
        <w:numPr>
          <w:ilvl w:val="0"/>
          <w:numId w:val="12"/>
        </w:numPr>
        <w:rPr>
          <w:lang w:val="de-DE"/>
        </w:rPr>
      </w:pPr>
      <w:r w:rsidRPr="00EE7BE7">
        <w:rPr>
          <w:lang w:val="de-DE"/>
        </w:rPr>
        <w:t>Übermittlung von personenbezogenen Daten an ein Drittland</w:t>
      </w:r>
    </w:p>
    <w:p w14:paraId="5F5E8710" w14:textId="77777777" w:rsidR="00EE7BE7" w:rsidRDefault="00EE7BE7" w:rsidP="00EE7BE7">
      <w:pPr>
        <w:pStyle w:val="Textkrper"/>
        <w:numPr>
          <w:ilvl w:val="0"/>
          <w:numId w:val="12"/>
        </w:numPr>
        <w:rPr>
          <w:lang w:val="de-DE"/>
        </w:rPr>
      </w:pPr>
      <w:r>
        <w:rPr>
          <w:lang w:val="de-DE"/>
        </w:rPr>
        <w:t>Die App übermittelt keine personenbezogenen Daten an Dritte.</w:t>
      </w:r>
    </w:p>
    <w:p w14:paraId="72E68F5A" w14:textId="77777777" w:rsidR="00EE7BE7" w:rsidRDefault="00EE7BE7" w:rsidP="00EE7BE7">
      <w:pPr>
        <w:pStyle w:val="berschrift2"/>
        <w:ind w:left="360"/>
        <w:rPr>
          <w:lang w:val="de-DE"/>
        </w:rPr>
      </w:pPr>
      <w:bookmarkStart w:id="14" w:name="speicherdauer-und-löschung"/>
      <w:bookmarkEnd w:id="13"/>
    </w:p>
    <w:p w14:paraId="139FEDC7" w14:textId="3C53E7A0" w:rsidR="00401849" w:rsidRPr="00CB7E2E" w:rsidRDefault="00A92452" w:rsidP="00EE7BE7">
      <w:pPr>
        <w:pStyle w:val="berschrift2"/>
        <w:numPr>
          <w:ilvl w:val="0"/>
          <w:numId w:val="13"/>
        </w:numPr>
        <w:rPr>
          <w:lang w:val="de-DE"/>
        </w:rPr>
      </w:pPr>
      <w:r w:rsidRPr="00CB7E2E">
        <w:rPr>
          <w:lang w:val="de-DE"/>
        </w:rPr>
        <w:t>Speicherdauer und Löschung</w:t>
      </w:r>
      <w:r w:rsidR="00EE7BE7">
        <w:rPr>
          <w:lang w:val="de-DE"/>
        </w:rPr>
        <w:br/>
      </w:r>
    </w:p>
    <w:p w14:paraId="7971B086" w14:textId="77777777" w:rsidR="00401849" w:rsidRPr="00CB7E2E" w:rsidRDefault="00A92452">
      <w:pPr>
        <w:pStyle w:val="Compact"/>
        <w:numPr>
          <w:ilvl w:val="0"/>
          <w:numId w:val="7"/>
        </w:numPr>
        <w:rPr>
          <w:lang w:val="de-DE"/>
        </w:rPr>
      </w:pPr>
      <w:r w:rsidRPr="00CB7E2E">
        <w:rPr>
          <w:b/>
          <w:bCs/>
          <w:lang w:val="de-DE"/>
        </w:rPr>
        <w:t>Lokal im Browser</w:t>
      </w:r>
      <w:r w:rsidRPr="00CB7E2E">
        <w:rPr>
          <w:lang w:val="de-DE"/>
        </w:rPr>
        <w:t>: Ihre Inhalte bleiben gespeichert, bis Sie sie löschen (z. B. über „Clear“ in der Web-App) oder den Browser‑Speicher zurücksetzen.</w:t>
      </w:r>
    </w:p>
    <w:p w14:paraId="198DFE97" w14:textId="0D71FA4E" w:rsidR="00401849" w:rsidRPr="00CB7E2E" w:rsidRDefault="00A92452">
      <w:pPr>
        <w:pStyle w:val="Compact"/>
        <w:numPr>
          <w:ilvl w:val="0"/>
          <w:numId w:val="7"/>
        </w:numPr>
        <w:rPr>
          <w:lang w:val="de-DE"/>
        </w:rPr>
      </w:pPr>
      <w:r w:rsidRPr="00CB7E2E">
        <w:rPr>
          <w:b/>
          <w:bCs/>
          <w:lang w:val="de-DE"/>
        </w:rPr>
        <w:t>Exportdateien</w:t>
      </w:r>
      <w:r w:rsidRPr="00CB7E2E">
        <w:rPr>
          <w:lang w:val="de-DE"/>
        </w:rPr>
        <w:t xml:space="preserve"> (JSON) speichern Sie selbst</w:t>
      </w:r>
      <w:r w:rsidR="00CB7E2E">
        <w:rPr>
          <w:lang w:val="de-DE"/>
        </w:rPr>
        <w:t xml:space="preserve"> lokal</w:t>
      </w:r>
      <w:r w:rsidRPr="00CB7E2E">
        <w:rPr>
          <w:lang w:val="de-DE"/>
        </w:rPr>
        <w:t>; deren Verwaltung liegt in Ihrer Hand.</w:t>
      </w:r>
    </w:p>
    <w:p w14:paraId="4145FD06" w14:textId="02770529" w:rsidR="00401849" w:rsidRPr="00EE7BE7" w:rsidRDefault="00A92452" w:rsidP="00EE7BE7">
      <w:pPr>
        <w:pStyle w:val="Compact"/>
        <w:numPr>
          <w:ilvl w:val="0"/>
          <w:numId w:val="7"/>
        </w:numPr>
        <w:rPr>
          <w:lang w:val="de-DE"/>
        </w:rPr>
      </w:pPr>
      <w:r w:rsidRPr="00CB7E2E">
        <w:rPr>
          <w:b/>
          <w:bCs/>
          <w:lang w:val="de-DE"/>
        </w:rPr>
        <w:t>Nutzungsanalyse</w:t>
      </w:r>
      <w:r w:rsidRPr="00CB7E2E">
        <w:rPr>
          <w:lang w:val="de-DE"/>
        </w:rPr>
        <w:t xml:space="preserve"> (Matomo): Die anonyme Zählung der Webseitenaufrufe hat keine festgelegte Löschungfrist.</w:t>
      </w:r>
      <w:r w:rsidR="008C56D9" w:rsidRPr="00CB7E2E">
        <w:rPr>
          <w:lang w:val="de-DE"/>
        </w:rPr>
        <w:t xml:space="preserve"> </w:t>
      </w:r>
      <w:bookmarkStart w:id="15" w:name="Xa6856ed90f0ef3571ab565afd40cceb47f65497"/>
      <w:bookmarkEnd w:id="14"/>
    </w:p>
    <w:p w14:paraId="35089E28" w14:textId="77777777" w:rsidR="00401849" w:rsidRPr="00CB7E2E" w:rsidRDefault="00A92452">
      <w:pPr>
        <w:pStyle w:val="berschrift2"/>
        <w:rPr>
          <w:lang w:val="de-DE"/>
        </w:rPr>
      </w:pPr>
      <w:bookmarkStart w:id="16" w:name="ihre-rechte-dsgvo"/>
      <w:bookmarkEnd w:id="15"/>
      <w:r w:rsidRPr="00CB7E2E">
        <w:rPr>
          <w:lang w:val="de-DE"/>
        </w:rPr>
        <w:t>8) Ihre Rechte (DSGVO)</w:t>
      </w:r>
    </w:p>
    <w:p w14:paraId="57E52CD3" w14:textId="5A1C28B2" w:rsidR="008C56D9" w:rsidRPr="00CB7E2E" w:rsidRDefault="00A92452">
      <w:pPr>
        <w:pStyle w:val="FirstParagraph"/>
        <w:rPr>
          <w:lang w:val="de-DE"/>
        </w:rPr>
      </w:pPr>
      <w:commentRangeStart w:id="17"/>
      <w:r w:rsidRPr="00CB7E2E">
        <w:rPr>
          <w:lang w:val="de-DE"/>
        </w:rPr>
        <w:t>Soweit wir personenbezogene Daten verarbeiten</w:t>
      </w:r>
      <w:commentRangeEnd w:id="17"/>
      <w:r w:rsidR="00EE7BE7">
        <w:rPr>
          <w:rStyle w:val="Kommentarzeichen"/>
          <w:sz w:val="24"/>
          <w:szCs w:val="24"/>
          <w:lang w:val="de-DE"/>
        </w:rPr>
        <w:commentReference w:id="17"/>
      </w:r>
      <w:r w:rsidRPr="00CB7E2E">
        <w:rPr>
          <w:lang w:val="de-DE"/>
        </w:rPr>
        <w:t xml:space="preserve">, haben Sie – im Rahmen der gesetzlichen Voraussetzungen – </w:t>
      </w:r>
      <w:r w:rsidR="008C56D9" w:rsidRPr="00CB7E2E">
        <w:rPr>
          <w:lang w:val="de-DE"/>
        </w:rPr>
        <w:t>die folgenden Rechte:</w:t>
      </w:r>
    </w:p>
    <w:p w14:paraId="2C9C507E" w14:textId="77777777"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sz w:val="22"/>
          <w:szCs w:val="22"/>
          <w:lang w:val="de-DE"/>
        </w:rPr>
        <w:t>Nach der Datenschutzgrundverordnung (DSGVO) stehen Ihnen folgende Rechte zu:</w:t>
      </w:r>
    </w:p>
    <w:p w14:paraId="03C8BB0F" w14:textId="77777777"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b/>
          <w:sz w:val="22"/>
          <w:szCs w:val="22"/>
          <w:lang w:val="de-DE"/>
        </w:rPr>
        <w:t>Auskunft:</w:t>
      </w:r>
      <w:r w:rsidRPr="00B16A19">
        <w:rPr>
          <w:rFonts w:ascii="Calibri" w:eastAsia="Calibri" w:hAnsi="Calibri" w:cs="Times New Roman"/>
          <w:sz w:val="22"/>
          <w:szCs w:val="22"/>
          <w:lang w:val="de-DE"/>
        </w:rPr>
        <w:t xml:space="preserve"> Sie können Auskunft verlangen, ob und ggf. welche personenbezogenen Daten wir von Ihnen verarbeiten und erhalten weitere mit der Verarbeitung zusammenhängende Informationen (Art. 15 DSGVO). Bitte beachten Sie, dass dieses Auskunftsrecht in bestimmten Fällen eingeschränkt oder ausgeschlossen sein kann (vgl. insbesondere Art. 10 BayDSG).</w:t>
      </w:r>
    </w:p>
    <w:p w14:paraId="46BCD44A" w14:textId="77777777"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b/>
          <w:sz w:val="22"/>
          <w:szCs w:val="22"/>
          <w:lang w:val="de-DE"/>
        </w:rPr>
        <w:t>Berichtigung:</w:t>
      </w:r>
      <w:r w:rsidRPr="00B16A19">
        <w:rPr>
          <w:rFonts w:ascii="Calibri" w:eastAsia="Calibri" w:hAnsi="Calibri" w:cs="Times New Roman"/>
          <w:sz w:val="22"/>
          <w:szCs w:val="22"/>
          <w:lang w:val="de-DE"/>
        </w:rPr>
        <w:t xml:space="preserve"> Sollten unrichtige personenbezogene Daten verarbeitet werden, steht Ihnen ein Recht auf Berichtigung zu (Art. 16 DSGVO).</w:t>
      </w:r>
    </w:p>
    <w:p w14:paraId="5528EA4E" w14:textId="77777777"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b/>
          <w:sz w:val="22"/>
          <w:szCs w:val="22"/>
          <w:lang w:val="de-DE"/>
        </w:rPr>
        <w:t>Löschung / Einschränkung der Verarbeitung:</w:t>
      </w:r>
      <w:r w:rsidRPr="00B16A19">
        <w:rPr>
          <w:rFonts w:ascii="Calibri" w:eastAsia="Calibri" w:hAnsi="Calibri" w:cs="Times New Roman"/>
          <w:sz w:val="22"/>
          <w:szCs w:val="22"/>
          <w:lang w:val="de-DE"/>
        </w:rPr>
        <w:t xml:space="preserve"> Liegen die gesetzlichen Voraussetzungen vor, so können Sie die Löschung Ihrer personenbezogenen Daten oder die Einschränkung ihrer Verarbeitung verlangen (Art. 17 und 18 DSGVO). Das Recht auf Löschung nach Art. 17 Abs. 1 und 2 DSGVO besteht jedoch unter anderem dann nicht, wenn die Verarbeitung personenbezogener Daten erforderlich ist zur Wahrnehmung einer Aufgabe, die im öffentlichen Interesse liegt oder in Ausübung öffentlicher Gewalt erfolgt (Art. 17 Abs. 3 lit. b DSGVO) oder gesetzliche Aufbewahrungspflichten bestehen.</w:t>
      </w:r>
    </w:p>
    <w:p w14:paraId="1DB1A0DC" w14:textId="6BEA630A"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b/>
          <w:sz w:val="22"/>
          <w:szCs w:val="22"/>
          <w:lang w:val="de-DE"/>
        </w:rPr>
        <w:t>Datenübertragbarkeit:</w:t>
      </w:r>
      <w:r w:rsidRPr="00B16A19">
        <w:rPr>
          <w:rFonts w:ascii="Calibri" w:eastAsia="Calibri" w:hAnsi="Calibri" w:cs="Times New Roman"/>
          <w:sz w:val="22"/>
          <w:szCs w:val="22"/>
          <w:lang w:val="de-DE"/>
        </w:rPr>
        <w:t xml:space="preserve"> Sie haben das Recht, von Ihnen bereitgestellte Daten in einem standardisierten elektronischen Format zu erhalten oder an eine von Ihnen genannte Stelle übermittelt zu bekommen, wenn die Datenverarbeitung auf einer Einwilligung oder einem Vertrag beruht und die Verarbeitung mithilfe automatisierter Verfahren erfolgt (Art. 20 DSGVO).</w:t>
      </w:r>
    </w:p>
    <w:p w14:paraId="4274C853" w14:textId="3776D440"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b/>
          <w:sz w:val="22"/>
          <w:szCs w:val="22"/>
          <w:lang w:val="de-DE"/>
        </w:rPr>
        <w:t>Widerspruch:</w:t>
      </w:r>
      <w:r w:rsidRPr="00B16A19">
        <w:rPr>
          <w:rFonts w:ascii="Calibri" w:eastAsia="Calibri" w:hAnsi="Calibri" w:cs="Times New Roman"/>
          <w:sz w:val="22"/>
          <w:szCs w:val="22"/>
          <w:lang w:val="de-DE"/>
        </w:rPr>
        <w:t xml:space="preserve"> Erfolgt die Verarbeitung zur Wahrnehmung einer öffentlichen Aufgabe (Art. 6 Abs. 1 lit. e DSGVO), haben Sie das Recht, jederzeit gegen die Verarbeitung Ihrer Daten Widerspruch einzulegen, wenn Sie hierfür Gründe haben, die sich aus Ihrer besonderen Situation ergeben (Art. 21 Abs. 1 Satz 1 DSGVO).</w:t>
      </w:r>
    </w:p>
    <w:p w14:paraId="1535FF08" w14:textId="77777777" w:rsidR="008C56D9" w:rsidRPr="00B16A19" w:rsidRDefault="008C56D9" w:rsidP="008C56D9">
      <w:pPr>
        <w:rPr>
          <w:rFonts w:ascii="Calibri" w:eastAsia="Calibri" w:hAnsi="Calibri" w:cs="Times New Roman"/>
          <w:i/>
          <w:sz w:val="22"/>
          <w:szCs w:val="22"/>
          <w:lang w:val="de-DE"/>
        </w:rPr>
      </w:pPr>
      <w:r w:rsidRPr="00B16A19">
        <w:rPr>
          <w:rFonts w:ascii="Calibri" w:eastAsia="Calibri" w:hAnsi="Calibri" w:cs="Times New Roman"/>
          <w:i/>
          <w:sz w:val="22"/>
          <w:szCs w:val="22"/>
          <w:lang w:val="de-DE"/>
        </w:rPr>
        <w:t>Sollten Sie von Ihren Rechten Gebrauch machen, prüfen wir, ob die gesetzlichen Voraussetzungen hierfür erfüllt sind. Weitere Einschränkungen, Modifikationen und gegebenenfalls Ausschlüsse der vorgenannten Rechte können sich aus der Datenschutzgrundverordnung oder nationalen Rechtsvorschriften ergeben.</w:t>
      </w:r>
    </w:p>
    <w:p w14:paraId="53859871" w14:textId="073F38C2" w:rsidR="008C56D9" w:rsidRPr="00B16A19" w:rsidRDefault="008C56D9" w:rsidP="008C56D9">
      <w:pPr>
        <w:rPr>
          <w:rFonts w:ascii="Calibri" w:eastAsia="Calibri" w:hAnsi="Calibri" w:cs="Times New Roman"/>
          <w:b/>
          <w:sz w:val="22"/>
          <w:szCs w:val="22"/>
          <w:lang w:val="de-DE"/>
        </w:rPr>
      </w:pPr>
      <w:r w:rsidRPr="00B16A19">
        <w:rPr>
          <w:rFonts w:ascii="Calibri" w:eastAsia="Calibri" w:hAnsi="Calibri" w:cs="Times New Roman"/>
          <w:b/>
          <w:sz w:val="22"/>
          <w:szCs w:val="22"/>
          <w:lang w:val="de-DE"/>
        </w:rPr>
        <w:t xml:space="preserve">Widerruf einer Einwilligung: </w:t>
      </w:r>
      <w:r w:rsidRPr="00B16A19">
        <w:rPr>
          <w:rFonts w:ascii="Calibri" w:eastAsia="Calibri" w:hAnsi="Calibri" w:cs="Times New Roman"/>
          <w:sz w:val="22"/>
          <w:szCs w:val="22"/>
          <w:lang w:val="de-DE"/>
        </w:rPr>
        <w:t xml:space="preserve">Wenn Sie in die Verarbeitung durch eine entsprechende Erklärung eingewilligt haben, können Sie die Einwilligung jederzeit für die Zukunft widerrufen. Die Rechtmäßigkeit der aufgrund der Einwilligung bis zum Widerruf erfolgten Datenverarbeitung wird durch den Widerruf </w:t>
      </w:r>
      <w:r w:rsidRPr="00B16A19">
        <w:rPr>
          <w:rFonts w:ascii="Calibri" w:eastAsia="Calibri" w:hAnsi="Calibri" w:cs="Times New Roman"/>
          <w:sz w:val="22"/>
          <w:szCs w:val="22"/>
          <w:lang w:val="de-DE"/>
        </w:rPr>
        <w:lastRenderedPageBreak/>
        <w:t>nicht berührt.</w:t>
      </w:r>
      <w:r w:rsidRPr="00B16A19">
        <w:rPr>
          <w:rFonts w:ascii="Calibri" w:eastAsia="Calibri" w:hAnsi="Calibri" w:cs="Times New Roman"/>
          <w:b/>
          <w:sz w:val="22"/>
          <w:szCs w:val="22"/>
          <w:lang w:val="de-DE"/>
        </w:rPr>
        <w:t xml:space="preserve"> </w:t>
      </w:r>
      <w:r w:rsidRPr="00B16A19">
        <w:rPr>
          <w:rFonts w:ascii="Calibri" w:eastAsia="Calibri" w:hAnsi="Calibri" w:cs="Times New Roman"/>
          <w:sz w:val="22"/>
          <w:szCs w:val="22"/>
          <w:lang w:val="de-DE"/>
        </w:rPr>
        <w:t>Bitte beachten Sie, dass die Verarbeitung auch nach Widerruf der Einwilligung unter Umständen zur Erfüllung rechtlicher Verpflichtungen der LMU erfolgen kann.</w:t>
      </w:r>
    </w:p>
    <w:p w14:paraId="47360C47" w14:textId="77777777" w:rsidR="008C56D9" w:rsidRPr="00B16A19" w:rsidRDefault="008C56D9" w:rsidP="008C56D9">
      <w:pPr>
        <w:rPr>
          <w:rFonts w:ascii="Calibri" w:eastAsia="Calibri" w:hAnsi="Calibri" w:cs="Times New Roman"/>
          <w:sz w:val="22"/>
          <w:szCs w:val="22"/>
          <w:lang w:val="de-DE"/>
        </w:rPr>
      </w:pPr>
      <w:r w:rsidRPr="00B16A19">
        <w:rPr>
          <w:rFonts w:ascii="Calibri" w:eastAsia="Calibri" w:hAnsi="Calibri" w:cs="Times New Roman"/>
          <w:b/>
          <w:sz w:val="22"/>
          <w:szCs w:val="22"/>
          <w:lang w:val="de-DE"/>
        </w:rPr>
        <w:t>Beschwerde:</w:t>
      </w:r>
      <w:r w:rsidRPr="00B16A19">
        <w:rPr>
          <w:rFonts w:ascii="Calibri" w:eastAsia="Calibri" w:hAnsi="Calibri" w:cs="Times New Roman"/>
          <w:sz w:val="22"/>
          <w:szCs w:val="22"/>
          <w:lang w:val="de-DE"/>
        </w:rPr>
        <w:t xml:space="preserve"> Sie haben das Recht, sich bei einer Aufsichtsbehörde im Sinn des Art. 51 DSGVO über die Verarbeitung Ihrer personenbezogenen Daten zu beschweren. Zuständige Aufsichtsbehörde für die LMU ist der Bayerische Landesbeauftragte für den Datenschutz, erreichbar unter Postfach 22 12 19, 80502 München oder https://www.datenschutz-bayern.de/service/complaint.html. Vor einer Beschwerde sollte in jedem Fall die verantwortliche Organisationseinheit (Ziffer 1) kontaktiert werden, da nur dies eine schnellstmögliche Bearbeitung Ihres Anliegens sicherstellt.</w:t>
      </w:r>
    </w:p>
    <w:p w14:paraId="36721F3A" w14:textId="77777777" w:rsidR="008C56D9" w:rsidRDefault="008C56D9" w:rsidP="00C75D6C">
      <w:pPr>
        <w:pStyle w:val="Textkrper"/>
        <w:rPr>
          <w:lang w:val="de-DE"/>
        </w:rPr>
      </w:pPr>
    </w:p>
    <w:p w14:paraId="2257E782" w14:textId="228EF5D5" w:rsidR="00EE7BE7" w:rsidRDefault="00EE7BE7" w:rsidP="00EE7BE7">
      <w:pPr>
        <w:pStyle w:val="berschrift2"/>
        <w:rPr>
          <w:lang w:val="de-DE"/>
        </w:rPr>
      </w:pPr>
      <w:commentRangeStart w:id="18"/>
      <w:r w:rsidRPr="00EE7BE7">
        <w:rPr>
          <w:lang w:val="de-DE"/>
        </w:rPr>
        <w:t>9. Keine Pflicht zur Bereitstellung der Daten</w:t>
      </w:r>
    </w:p>
    <w:p w14:paraId="59F9003C" w14:textId="4780A42E" w:rsidR="00EE7BE7" w:rsidRPr="00EE7BE7" w:rsidRDefault="00EE7BE7" w:rsidP="0027488C">
      <w:pPr>
        <w:pStyle w:val="Textkrper"/>
        <w:rPr>
          <w:lang w:val="de-DE"/>
        </w:rPr>
      </w:pPr>
      <w:r>
        <w:rPr>
          <w:lang w:val="de-DE"/>
        </w:rPr>
        <w:t>Die Nutzung der App erfolgt freiwillig.</w:t>
      </w:r>
      <w:r>
        <w:rPr>
          <w:lang w:val="de-DE"/>
        </w:rPr>
        <w:br/>
      </w:r>
      <w:bookmarkEnd w:id="0"/>
      <w:bookmarkEnd w:id="16"/>
      <w:commentRangeEnd w:id="18"/>
      <w:r w:rsidR="00876966">
        <w:rPr>
          <w:rStyle w:val="Kommentarzeichen"/>
          <w:sz w:val="24"/>
          <w:szCs w:val="24"/>
          <w:lang w:val="de-DE"/>
        </w:rPr>
        <w:commentReference w:id="18"/>
      </w:r>
    </w:p>
    <w:sectPr w:rsidR="00EE7BE7" w:rsidRPr="00EE7BE7">
      <w:pgSz w:w="12240" w:h="15840"/>
      <w:pgMar w:top="1417" w:right="1417" w:bottom="1134"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Felix Schönbrodt" w:date="2026-03-16T08:57:00Z" w:initials="FS">
    <w:p w14:paraId="04D91920" w14:textId="5775DDFE" w:rsidR="00865C92" w:rsidRDefault="00865C92">
      <w:pPr>
        <w:pStyle w:val="Kommentartext"/>
      </w:pPr>
      <w:r>
        <w:rPr>
          <w:rStyle w:val="Kommentarzeichen"/>
        </w:rPr>
        <w:annotationRef/>
      </w:r>
      <w:r>
        <w:t>Da diese Nutzungsdaten vollständig anonym gemessen werden – braucht es da überhaupt eine REchtsgrundlage nach DSGVO? Oder reicht es, aus Transparenzgründen einfach zu sagen “Wir messen das halt anonym”?</w:t>
      </w:r>
    </w:p>
  </w:comment>
  <w:comment w:id="11" w:author="Vehling Katrin" w:date="2025-12-01T11:32:00Z" w:initials="VK">
    <w:p w14:paraId="2DE52F00" w14:textId="2BE53D27" w:rsidR="00AE6E7B" w:rsidRDefault="00AE6E7B">
      <w:pPr>
        <w:pStyle w:val="Kommentartext"/>
      </w:pPr>
      <w:r>
        <w:rPr>
          <w:rStyle w:val="Kommentarzeichen"/>
        </w:rPr>
        <w:annotationRef/>
      </w:r>
      <w:r>
        <w:t>DOI/ORCID sind hier eigentlich nicht aufzuführen</w:t>
      </w:r>
      <w:r w:rsidR="008C56D9">
        <w:t>. (Zwischen wem besteht hier der Vertrag, der als Rechtsgrundlage dient).</w:t>
      </w:r>
    </w:p>
  </w:comment>
  <w:comment w:id="12" w:author="Felix Schönbrodt" w:date="2026-03-16T08:34:00Z" w:initials="FS">
    <w:p w14:paraId="005FEE36" w14:textId="074BD6C3" w:rsidR="00CB7E2E" w:rsidRDefault="00CB7E2E">
      <w:pPr>
        <w:pStyle w:val="Kommentartext"/>
      </w:pPr>
      <w:r>
        <w:rPr>
          <w:rStyle w:val="Kommentarzeichen"/>
        </w:rPr>
        <w:annotationRef/>
      </w:r>
      <w:r>
        <w:t>D.h., soll ich die hier einfach rauslassen?</w:t>
      </w:r>
      <w:r w:rsidR="00E547DD">
        <w:t xml:space="preserve"> Lit. b scheint auch falsch zu sein, da wir keinen Vertrag mit denen haben. Es fließen meines Erachtens auch keine personenbezogenen Daten zu denen, es werden nur (nicht-personenbezogene) Daten von dort abgerufen.</w:t>
      </w:r>
    </w:p>
  </w:comment>
  <w:comment w:id="17" w:author="Felix Schönbrodt" w:date="2026-03-16T08:36:00Z" w:initials="FS">
    <w:p w14:paraId="60243656" w14:textId="0C68D466" w:rsidR="00CB7E2E" w:rsidRDefault="00CB7E2E">
      <w:pPr>
        <w:pStyle w:val="Kommentartext"/>
      </w:pPr>
      <w:r>
        <w:rPr>
          <w:rStyle w:val="Kommentarzeichen"/>
        </w:rPr>
        <w:annotationRef/>
      </w:r>
      <w:r>
        <w:t xml:space="preserve">Auch wenn wir keine </w:t>
      </w:r>
      <w:r>
        <w:t>pers</w:t>
      </w:r>
      <w:r>
        <w:t>onenbezogene Daten verarbeiten oder speichern: Sollte dieser Abschnitt trotzdem drinbleiben, richtig?</w:t>
      </w:r>
    </w:p>
  </w:comment>
  <w:comment w:id="18" w:author="Felix Schönbrodt" w:date="2026-03-16T09:13:00Z" w:initials="FS">
    <w:p w14:paraId="04053DB2" w14:textId="15F20D3E" w:rsidR="00876966" w:rsidRDefault="00876966">
      <w:pPr>
        <w:pStyle w:val="Kommentartext"/>
      </w:pPr>
      <w:r>
        <w:rPr>
          <w:rStyle w:val="Kommentarzeichen"/>
        </w:rPr>
        <w:annotationRef/>
      </w:r>
      <w:r>
        <w:t>Steht oben auch schon – soll ich es trotzdem hier drin lassen?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D91920" w15:done="0"/>
  <w15:commentEx w15:paraId="2DE52F00" w15:done="0"/>
  <w15:commentEx w15:paraId="005FEE36" w15:paraIdParent="2DE52F00" w15:done="0"/>
  <w15:commentEx w15:paraId="60243656" w15:done="0"/>
  <w15:commentEx w15:paraId="04053D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BE3626" w16cex:dateUtc="2026-03-16T07:57:00Z"/>
  <w16cex:commentExtensible w16cex:durableId="44CC6BC4" w16cex:dateUtc="2025-12-01T10:32:00Z"/>
  <w16cex:commentExtensible w16cex:durableId="34DB8A79" w16cex:dateUtc="2026-03-16T07:34:00Z"/>
  <w16cex:commentExtensible w16cex:durableId="50832237" w16cex:dateUtc="2026-03-16T07:36:00Z"/>
  <w16cex:commentExtensible w16cex:durableId="7C99D788" w16cex:dateUtc="2026-03-16T0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D91920" w16cid:durableId="71BE3626"/>
  <w16cid:commentId w16cid:paraId="2DE52F00" w16cid:durableId="44CC6BC4"/>
  <w16cid:commentId w16cid:paraId="005FEE36" w16cid:durableId="34DB8A79"/>
  <w16cid:commentId w16cid:paraId="60243656" w16cid:durableId="50832237"/>
  <w16cid:commentId w16cid:paraId="04053DB2" w16cid:durableId="7C99D7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149A1" w14:textId="77777777" w:rsidR="000A440F" w:rsidRDefault="000A440F">
      <w:pPr>
        <w:spacing w:after="0"/>
      </w:pPr>
      <w:r>
        <w:separator/>
      </w:r>
    </w:p>
  </w:endnote>
  <w:endnote w:type="continuationSeparator" w:id="0">
    <w:p w14:paraId="782361E0" w14:textId="77777777" w:rsidR="000A440F" w:rsidRDefault="000A440F">
      <w:pPr>
        <w:spacing w:after="0"/>
      </w:pPr>
      <w:r>
        <w:continuationSeparator/>
      </w:r>
    </w:p>
  </w:endnote>
  <w:endnote w:id="1">
    <w:p w14:paraId="19EE84D8" w14:textId="7EF4A449" w:rsidR="00C62556" w:rsidRPr="00EE7BE7" w:rsidRDefault="00C62556" w:rsidP="00EE7BE7">
      <w:pPr>
        <w:pStyle w:val="Endnotentext"/>
        <w:rPr>
          <w:ins w:id="1" w:author="Felix Schönbrodt" w:date="2025-12-10T09:38:00Z" w16du:dateUtc="2025-12-10T08:38:00Z"/>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78DAD" w14:textId="77777777" w:rsidR="000A440F" w:rsidRDefault="000A440F">
      <w:r>
        <w:separator/>
      </w:r>
    </w:p>
  </w:footnote>
  <w:footnote w:type="continuationSeparator" w:id="0">
    <w:p w14:paraId="25789D9C" w14:textId="77777777" w:rsidR="000A440F" w:rsidRDefault="000A44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A601A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3096929"/>
    <w:multiLevelType w:val="hybridMultilevel"/>
    <w:tmpl w:val="198C6B02"/>
    <w:lvl w:ilvl="0" w:tplc="0407000F">
      <w:start w:val="1"/>
      <w:numFmt w:val="decimal"/>
      <w:lvlText w:val="%1."/>
      <w:lvlJc w:val="left"/>
      <w:pPr>
        <w:ind w:left="720" w:hanging="360"/>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C1AE401"/>
    <w:multiLevelType w:val="multilevel"/>
    <w:tmpl w:val="933AAB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30B670A8"/>
    <w:multiLevelType w:val="hybridMultilevel"/>
    <w:tmpl w:val="E72E81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1217EC6"/>
    <w:multiLevelType w:val="hybridMultilevel"/>
    <w:tmpl w:val="A8D8D764"/>
    <w:lvl w:ilvl="0" w:tplc="0407000F">
      <w:start w:val="7"/>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ACD53C6"/>
    <w:multiLevelType w:val="hybridMultilevel"/>
    <w:tmpl w:val="EF7028C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F8B5386"/>
    <w:multiLevelType w:val="hybridMultilevel"/>
    <w:tmpl w:val="7B98EC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13532960">
    <w:abstractNumId w:val="2"/>
  </w:num>
  <w:num w:numId="2" w16cid:durableId="1079252965">
    <w:abstractNumId w:val="0"/>
  </w:num>
  <w:num w:numId="3" w16cid:durableId="698429326">
    <w:abstractNumId w:val="0"/>
  </w:num>
  <w:num w:numId="4" w16cid:durableId="1991442793">
    <w:abstractNumId w:val="0"/>
  </w:num>
  <w:num w:numId="5" w16cid:durableId="1749572306">
    <w:abstractNumId w:val="0"/>
  </w:num>
  <w:num w:numId="6" w16cid:durableId="447742104">
    <w:abstractNumId w:val="0"/>
  </w:num>
  <w:num w:numId="7" w16cid:durableId="612171909">
    <w:abstractNumId w:val="0"/>
  </w:num>
  <w:num w:numId="8" w16cid:durableId="1398430821">
    <w:abstractNumId w:val="0"/>
  </w:num>
  <w:num w:numId="9" w16cid:durableId="1380089793">
    <w:abstractNumId w:val="3"/>
  </w:num>
  <w:num w:numId="10" w16cid:durableId="838665209">
    <w:abstractNumId w:val="1"/>
  </w:num>
  <w:num w:numId="11" w16cid:durableId="2076275589">
    <w:abstractNumId w:val="5"/>
  </w:num>
  <w:num w:numId="12" w16cid:durableId="553930358">
    <w:abstractNumId w:val="6"/>
  </w:num>
  <w:num w:numId="13" w16cid:durableId="105639151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ix Schönbrodt">
    <w15:presenceInfo w15:providerId="None" w15:userId="Felix Schönbrodt"/>
  </w15:person>
  <w15:person w15:author="Vehling Katrin">
    <w15:presenceInfo w15:providerId="AD" w15:userId="S-1-5-21-2484200256-1248638110-134966724-28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55321"/>
    <w:rsid w:val="00086E8A"/>
    <w:rsid w:val="000A440F"/>
    <w:rsid w:val="0027488C"/>
    <w:rsid w:val="00291A62"/>
    <w:rsid w:val="003D038B"/>
    <w:rsid w:val="00401849"/>
    <w:rsid w:val="004E29B3"/>
    <w:rsid w:val="00590D07"/>
    <w:rsid w:val="005C16B8"/>
    <w:rsid w:val="005C4726"/>
    <w:rsid w:val="00671227"/>
    <w:rsid w:val="006767E2"/>
    <w:rsid w:val="00784D58"/>
    <w:rsid w:val="007D0AE5"/>
    <w:rsid w:val="007E64C9"/>
    <w:rsid w:val="00865C92"/>
    <w:rsid w:val="00876966"/>
    <w:rsid w:val="0088732C"/>
    <w:rsid w:val="008C56D9"/>
    <w:rsid w:val="008D6863"/>
    <w:rsid w:val="00930E3E"/>
    <w:rsid w:val="00A92452"/>
    <w:rsid w:val="00AE6E7B"/>
    <w:rsid w:val="00B16A19"/>
    <w:rsid w:val="00B60107"/>
    <w:rsid w:val="00B67ED3"/>
    <w:rsid w:val="00B86B75"/>
    <w:rsid w:val="00BA6B1C"/>
    <w:rsid w:val="00BC48D5"/>
    <w:rsid w:val="00C36279"/>
    <w:rsid w:val="00C4127E"/>
    <w:rsid w:val="00C62556"/>
    <w:rsid w:val="00C75D6C"/>
    <w:rsid w:val="00CB7E2E"/>
    <w:rsid w:val="00D37314"/>
    <w:rsid w:val="00E315A3"/>
    <w:rsid w:val="00E547DD"/>
    <w:rsid w:val="00E72D3B"/>
    <w:rsid w:val="00EB6B31"/>
    <w:rsid w:val="00EE7BE7"/>
    <w:rsid w:val="00F17433"/>
    <w:rsid w:val="00F44A3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3171"/>
  <w15:docId w15:val="{0D6990BD-5814-40C3-AEDF-CAD2D211D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endnote reference" w:uiPriority="99"/>
    <w:lsdException w:name="endnote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
    <w:name w:val="Abstract"/>
    <w:basedOn w:val="Standard"/>
    <w:next w:val="Textkrper"/>
    <w:qFormat/>
    <w:pPr>
      <w:keepNext/>
      <w:keepLines/>
      <w:spacing w:before="3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Kommentarzeichen">
    <w:name w:val="annotation reference"/>
    <w:basedOn w:val="Absatz-Standardschriftart"/>
    <w:rsid w:val="00EB6B31"/>
    <w:rPr>
      <w:sz w:val="16"/>
      <w:szCs w:val="16"/>
    </w:rPr>
  </w:style>
  <w:style w:type="paragraph" w:styleId="Kommentartext">
    <w:name w:val="annotation text"/>
    <w:basedOn w:val="Standard"/>
    <w:link w:val="KommentartextZchn"/>
    <w:rsid w:val="00EB6B31"/>
    <w:rPr>
      <w:sz w:val="20"/>
      <w:szCs w:val="20"/>
    </w:rPr>
  </w:style>
  <w:style w:type="character" w:customStyle="1" w:styleId="KommentartextZchn">
    <w:name w:val="Kommentartext Zchn"/>
    <w:basedOn w:val="Absatz-Standardschriftart"/>
    <w:link w:val="Kommentartext"/>
    <w:rsid w:val="00EB6B31"/>
    <w:rPr>
      <w:sz w:val="20"/>
      <w:szCs w:val="20"/>
    </w:rPr>
  </w:style>
  <w:style w:type="paragraph" w:styleId="Kommentarthema">
    <w:name w:val="annotation subject"/>
    <w:basedOn w:val="Kommentartext"/>
    <w:next w:val="Kommentartext"/>
    <w:link w:val="KommentarthemaZchn"/>
    <w:rsid w:val="00EB6B31"/>
    <w:rPr>
      <w:b/>
      <w:bCs/>
    </w:rPr>
  </w:style>
  <w:style w:type="character" w:customStyle="1" w:styleId="KommentarthemaZchn">
    <w:name w:val="Kommentarthema Zchn"/>
    <w:basedOn w:val="KommentartextZchn"/>
    <w:link w:val="Kommentarthema"/>
    <w:rsid w:val="00EB6B31"/>
    <w:rPr>
      <w:b/>
      <w:bCs/>
      <w:sz w:val="20"/>
      <w:szCs w:val="20"/>
    </w:rPr>
  </w:style>
  <w:style w:type="paragraph" w:styleId="berarbeitung">
    <w:name w:val="Revision"/>
    <w:hidden/>
    <w:rsid w:val="00EB6B31"/>
    <w:pPr>
      <w:spacing w:after="0"/>
    </w:pPr>
  </w:style>
  <w:style w:type="paragraph" w:customStyle="1" w:styleId="Endnotentext1">
    <w:name w:val="Endnotentext1"/>
    <w:basedOn w:val="Standard"/>
    <w:next w:val="Endnotentext"/>
    <w:link w:val="EndnotentextZchn"/>
    <w:uiPriority w:val="99"/>
    <w:unhideWhenUsed/>
    <w:rsid w:val="008C56D9"/>
    <w:pPr>
      <w:spacing w:after="0"/>
    </w:pPr>
    <w:rPr>
      <w:sz w:val="20"/>
      <w:szCs w:val="20"/>
    </w:rPr>
  </w:style>
  <w:style w:type="character" w:customStyle="1" w:styleId="EndnotentextZchn">
    <w:name w:val="Endnotentext Zchn"/>
    <w:basedOn w:val="Absatz-Standardschriftart"/>
    <w:link w:val="Endnotentext1"/>
    <w:uiPriority w:val="99"/>
    <w:rsid w:val="008C56D9"/>
    <w:rPr>
      <w:sz w:val="20"/>
      <w:szCs w:val="20"/>
    </w:rPr>
  </w:style>
  <w:style w:type="character" w:styleId="Endnotenzeichen">
    <w:name w:val="endnote reference"/>
    <w:basedOn w:val="Absatz-Standardschriftart"/>
    <w:uiPriority w:val="99"/>
    <w:unhideWhenUsed/>
    <w:rsid w:val="008C56D9"/>
    <w:rPr>
      <w:vertAlign w:val="superscript"/>
    </w:rPr>
  </w:style>
  <w:style w:type="paragraph" w:styleId="Endnotentext">
    <w:name w:val="endnote text"/>
    <w:basedOn w:val="Standard"/>
    <w:link w:val="EndnotentextZchn1"/>
    <w:uiPriority w:val="99"/>
    <w:rsid w:val="008C56D9"/>
    <w:pPr>
      <w:spacing w:after="0"/>
    </w:pPr>
    <w:rPr>
      <w:sz w:val="20"/>
      <w:szCs w:val="20"/>
    </w:rPr>
  </w:style>
  <w:style w:type="character" w:customStyle="1" w:styleId="EndnotentextZchn1">
    <w:name w:val="Endnotentext Zchn1"/>
    <w:basedOn w:val="Absatz-Standardschriftart"/>
    <w:link w:val="Endnotentext"/>
    <w:rsid w:val="008C56D9"/>
    <w:rPr>
      <w:sz w:val="20"/>
      <w:szCs w:val="20"/>
    </w:rPr>
  </w:style>
  <w:style w:type="character" w:styleId="NichtaufgelsteErwhnung">
    <w:name w:val="Unresolved Mention"/>
    <w:basedOn w:val="Absatz-Standardschriftart"/>
    <w:uiPriority w:val="99"/>
    <w:semiHidden/>
    <w:unhideWhenUsed/>
    <w:rsid w:val="00C62556"/>
    <w:rPr>
      <w:color w:val="605E5C"/>
      <w:shd w:val="clear" w:color="auto" w:fill="E1DFDD"/>
    </w:rPr>
  </w:style>
  <w:style w:type="paragraph" w:styleId="Listenabsatz">
    <w:name w:val="List Paragraph"/>
    <w:basedOn w:val="Standard"/>
    <w:rsid w:val="00C625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mu.de/datenschutz"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oststelle@verwaltung.uni-muenchen.de" TargetMode="Externa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1303</Words>
  <Characters>8209</Characters>
  <Application>Microsoft Office Word</Application>
  <DocSecurity>0</DocSecurity>
  <Lines>68</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Vehling Katrin</dc:creator>
  <cp:keywords/>
  <cp:lastModifiedBy>Felix Schönbrodt</cp:lastModifiedBy>
  <cp:revision>12</cp:revision>
  <dcterms:created xsi:type="dcterms:W3CDTF">2025-12-01T10:54:00Z</dcterms:created>
  <dcterms:modified xsi:type="dcterms:W3CDTF">2026-03-16T08:14:00Z</dcterms:modified>
</cp:coreProperties>
</file>