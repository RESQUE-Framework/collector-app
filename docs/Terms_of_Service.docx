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7C6DEB" w14:textId="77777777" w:rsidR="00151DCF" w:rsidRPr="00D42448" w:rsidRDefault="00151DCF" w:rsidP="00D42448">
      <w:pPr>
        <w:spacing w:before="100" w:beforeAutospacing="1" w:after="100" w:afterAutospacing="1"/>
        <w:jc w:val="both"/>
        <w:outlineLvl w:val="0"/>
        <w:rPr>
          <w:rFonts w:ascii="Times New Roman" w:eastAsia="Times New Roman" w:hAnsi="Times New Roman" w:cs="Times New Roman"/>
          <w:b/>
          <w:bCs/>
          <w:color w:val="000000"/>
          <w:kern w:val="36"/>
          <w:sz w:val="48"/>
          <w:szCs w:val="48"/>
          <w:lang w:val="en-GB" w:eastAsia="de-DE"/>
          <w14:ligatures w14:val="none"/>
        </w:rPr>
      </w:pPr>
      <w:r w:rsidRPr="00D42448">
        <w:rPr>
          <w:rFonts w:ascii="Times New Roman" w:eastAsia="Times New Roman" w:hAnsi="Times New Roman" w:cs="Times New Roman"/>
          <w:b/>
          <w:bCs/>
          <w:color w:val="000000"/>
          <w:kern w:val="36"/>
          <w:sz w:val="48"/>
          <w:szCs w:val="48"/>
          <w:lang w:val="en-GB" w:eastAsia="de-DE"/>
          <w14:ligatures w14:val="none"/>
        </w:rPr>
        <w:t xml:space="preserve">Terms of Use / </w:t>
      </w:r>
      <w:proofErr w:type="spellStart"/>
      <w:r w:rsidRPr="00D42448">
        <w:rPr>
          <w:rFonts w:ascii="Times New Roman" w:eastAsia="Times New Roman" w:hAnsi="Times New Roman" w:cs="Times New Roman"/>
          <w:b/>
          <w:bCs/>
          <w:color w:val="000000"/>
          <w:kern w:val="36"/>
          <w:sz w:val="48"/>
          <w:szCs w:val="48"/>
          <w:lang w:val="en-GB" w:eastAsia="de-DE"/>
          <w14:ligatures w14:val="none"/>
        </w:rPr>
        <w:t>Nutzungsbedingungen</w:t>
      </w:r>
      <w:proofErr w:type="spellEnd"/>
      <w:r w:rsidRPr="00D42448">
        <w:rPr>
          <w:rFonts w:ascii="Times New Roman" w:eastAsia="Times New Roman" w:hAnsi="Times New Roman" w:cs="Times New Roman"/>
          <w:b/>
          <w:bCs/>
          <w:color w:val="000000"/>
          <w:kern w:val="36"/>
          <w:sz w:val="48"/>
          <w:szCs w:val="48"/>
          <w:lang w:val="en-GB" w:eastAsia="de-DE"/>
          <w14:ligatures w14:val="none"/>
        </w:rPr>
        <w:t xml:space="preserve"> RESQUE Collector App</w:t>
      </w:r>
    </w:p>
    <w:p w14:paraId="46E1D53F" w14:textId="5E0AABDE" w:rsidR="0085728D" w:rsidRDefault="00151DCF" w:rsidP="00D42448">
      <w:pPr>
        <w:spacing w:before="100" w:beforeAutospacing="1" w:after="100" w:afterAutospacing="1"/>
        <w:jc w:val="both"/>
        <w:rPr>
          <w:rFonts w:ascii="Times New Roman" w:eastAsia="Times New Roman" w:hAnsi="Times New Roman" w:cs="Times New Roman"/>
          <w:color w:val="000000"/>
          <w:kern w:val="0"/>
          <w:lang w:eastAsia="de-DE"/>
          <w14:ligatures w14:val="none"/>
        </w:rPr>
      </w:pPr>
      <w:r w:rsidRPr="00151DCF">
        <w:rPr>
          <w:rFonts w:ascii="Times New Roman" w:eastAsia="Times New Roman" w:hAnsi="Times New Roman" w:cs="Times New Roman"/>
          <w:b/>
          <w:bCs/>
          <w:color w:val="000000"/>
          <w:kern w:val="0"/>
          <w:lang w:eastAsia="de-DE"/>
          <w14:ligatures w14:val="none"/>
        </w:rPr>
        <w:t>Stand:</w:t>
      </w:r>
      <w:r w:rsidRPr="00151DCF">
        <w:rPr>
          <w:rFonts w:ascii="Times New Roman" w:eastAsia="Times New Roman" w:hAnsi="Times New Roman" w:cs="Times New Roman"/>
          <w:color w:val="000000"/>
          <w:kern w:val="0"/>
          <w:lang w:eastAsia="de-DE"/>
          <w14:ligatures w14:val="none"/>
        </w:rPr>
        <w:t> 20</w:t>
      </w:r>
      <w:r w:rsidRPr="00151DCF">
        <w:rPr>
          <w:rFonts w:ascii="Times New Roman" w:eastAsia="Times New Roman" w:hAnsi="Times New Roman" w:cs="Times New Roman"/>
          <w:color w:val="000000"/>
          <w:kern w:val="0"/>
          <w:lang w:eastAsia="de-DE"/>
          <w14:ligatures w14:val="none"/>
        </w:rPr>
        <w:t>. Mai 2026</w:t>
      </w:r>
    </w:p>
    <w:p w14:paraId="444F1F6B" w14:textId="77777777" w:rsidR="0085728D" w:rsidRPr="0085728D" w:rsidRDefault="0085728D" w:rsidP="00D42448">
      <w:pPr>
        <w:spacing w:before="100" w:beforeAutospacing="1" w:after="100" w:afterAutospacing="1"/>
        <w:jc w:val="both"/>
        <w:rPr>
          <w:rFonts w:ascii="Times New Roman" w:eastAsia="Times New Roman" w:hAnsi="Times New Roman" w:cs="Times New Roman"/>
          <w:color w:val="000000"/>
          <w:kern w:val="0"/>
          <w:lang w:eastAsia="de-DE"/>
          <w14:ligatures w14:val="none"/>
        </w:rPr>
      </w:pPr>
      <w:r w:rsidRPr="0085728D">
        <w:rPr>
          <w:rFonts w:ascii="Times New Roman" w:eastAsia="Times New Roman" w:hAnsi="Times New Roman" w:cs="Times New Roman"/>
          <w:color w:val="000000"/>
          <w:kern w:val="0"/>
          <w:lang w:eastAsia="de-DE"/>
          <w14:ligatures w14:val="none"/>
        </w:rPr>
        <w:t xml:space="preserve">Die App wird von der </w:t>
      </w:r>
      <w:r w:rsidRPr="0085728D">
        <w:rPr>
          <w:rFonts w:ascii="Times New Roman" w:eastAsia="Times New Roman" w:hAnsi="Times New Roman" w:cs="Times New Roman"/>
          <w:b/>
          <w:bCs/>
          <w:color w:val="000000"/>
          <w:kern w:val="0"/>
          <w:lang w:eastAsia="de-DE"/>
          <w14:ligatures w14:val="none"/>
        </w:rPr>
        <w:t>Ludwig-Maximilians-Universität München (LMU)</w:t>
      </w:r>
      <w:r w:rsidRPr="0085728D">
        <w:rPr>
          <w:rFonts w:ascii="Times New Roman" w:eastAsia="Times New Roman" w:hAnsi="Times New Roman" w:cs="Times New Roman"/>
          <w:color w:val="000000"/>
          <w:kern w:val="0"/>
          <w:lang w:eastAsia="de-DE"/>
          <w14:ligatures w14:val="none"/>
        </w:rPr>
        <w:t xml:space="preserve"> als staatliche Einrichtung des Freistaats Bayern, vertreten durch den </w:t>
      </w:r>
      <w:r w:rsidRPr="0085728D">
        <w:rPr>
          <w:rFonts w:ascii="Times New Roman" w:eastAsia="Times New Roman" w:hAnsi="Times New Roman" w:cs="Times New Roman"/>
          <w:b/>
          <w:bCs/>
          <w:color w:val="000000"/>
          <w:kern w:val="0"/>
          <w:lang w:eastAsia="de-DE"/>
          <w14:ligatures w14:val="none"/>
        </w:rPr>
        <w:t>Lehrstuhl für Psychologische Methodenlehre und Diagnostik</w:t>
      </w:r>
      <w:r w:rsidRPr="0085728D">
        <w:rPr>
          <w:rFonts w:ascii="Times New Roman" w:eastAsia="Times New Roman" w:hAnsi="Times New Roman" w:cs="Times New Roman"/>
          <w:color w:val="000000"/>
          <w:kern w:val="0"/>
          <w:lang w:eastAsia="de-DE"/>
          <w14:ligatures w14:val="none"/>
        </w:rPr>
        <w:t>, entwickelt und bereitgestellt.</w:t>
      </w:r>
    </w:p>
    <w:p w14:paraId="2A7514A1" w14:textId="77777777" w:rsidR="0085728D" w:rsidRPr="0085728D" w:rsidRDefault="0085728D" w:rsidP="00D42448">
      <w:pPr>
        <w:spacing w:before="100" w:beforeAutospacing="1" w:after="100" w:afterAutospacing="1"/>
        <w:jc w:val="both"/>
        <w:rPr>
          <w:rFonts w:ascii="Times New Roman" w:eastAsia="Times New Roman" w:hAnsi="Times New Roman" w:cs="Times New Roman"/>
          <w:color w:val="000000"/>
          <w:kern w:val="0"/>
          <w:lang w:eastAsia="de-DE"/>
          <w14:ligatures w14:val="none"/>
        </w:rPr>
      </w:pPr>
      <w:r w:rsidRPr="0085728D">
        <w:rPr>
          <w:rFonts w:ascii="Times New Roman" w:eastAsia="Times New Roman" w:hAnsi="Times New Roman" w:cs="Times New Roman"/>
          <w:color w:val="000000"/>
          <w:kern w:val="0"/>
          <w:lang w:eastAsia="de-DE"/>
          <w14:ligatures w14:val="none"/>
        </w:rPr>
        <w:t>Die App dient der Unterstützung wissenschaftlicher Forschungsevaluationen. Sie ermöglicht die strukturierte Erfassung, lokale Auswertung und den Export von Informationen zu RESQUE-Indikatoren für wissenschaftliche Forschungsoutputs, insbesondere Publikationen. Die Anwendung wird unentgeltlich zu wissenschaftlichen und akademischen Zwecken bereitgestellt.</w:t>
      </w:r>
    </w:p>
    <w:p w14:paraId="68A52646" w14:textId="77777777" w:rsidR="0085728D" w:rsidRPr="0085728D" w:rsidRDefault="0085728D" w:rsidP="00D42448">
      <w:pPr>
        <w:spacing w:before="100" w:beforeAutospacing="1" w:after="100" w:afterAutospacing="1"/>
        <w:jc w:val="both"/>
        <w:rPr>
          <w:rFonts w:ascii="Times New Roman" w:eastAsia="Times New Roman" w:hAnsi="Times New Roman" w:cs="Times New Roman"/>
          <w:color w:val="000000"/>
          <w:kern w:val="0"/>
          <w:lang w:eastAsia="de-DE"/>
          <w14:ligatures w14:val="none"/>
        </w:rPr>
      </w:pPr>
      <w:r w:rsidRPr="0085728D">
        <w:rPr>
          <w:rFonts w:ascii="Times New Roman" w:eastAsia="Times New Roman" w:hAnsi="Times New Roman" w:cs="Times New Roman"/>
          <w:color w:val="000000"/>
          <w:kern w:val="0"/>
          <w:lang w:eastAsia="de-DE"/>
          <w14:ligatures w14:val="none"/>
        </w:rPr>
        <w:t>Die App dient ausschließlich als wissenschaftliches Unterstützungswerkzeug. Sie trifft keine rechtsverbindlichen Entscheidungen und ersetzt weder wissenschaftliche Begutachtungen noch sonstige fachliche Bewertungen. Ergebnisse der App dürfen ausschließlich als unterstützende Information im Rahmen einer eigenverantwortlichen menschlichen Bewertung verwendet werden.</w:t>
      </w:r>
    </w:p>
    <w:p w14:paraId="22BA37B4" w14:textId="77777777" w:rsidR="0085728D" w:rsidRPr="0085728D" w:rsidRDefault="0085728D" w:rsidP="00D42448">
      <w:pPr>
        <w:spacing w:before="100" w:beforeAutospacing="1" w:after="100" w:afterAutospacing="1"/>
        <w:jc w:val="both"/>
        <w:rPr>
          <w:rFonts w:ascii="Times New Roman" w:eastAsia="Times New Roman" w:hAnsi="Times New Roman" w:cs="Times New Roman"/>
          <w:color w:val="000000"/>
          <w:kern w:val="0"/>
          <w:lang w:eastAsia="de-DE"/>
          <w14:ligatures w14:val="none"/>
        </w:rPr>
      </w:pPr>
      <w:r w:rsidRPr="0085728D">
        <w:rPr>
          <w:rFonts w:ascii="Times New Roman" w:eastAsia="Times New Roman" w:hAnsi="Times New Roman" w:cs="Times New Roman"/>
          <w:color w:val="000000"/>
          <w:kern w:val="0"/>
          <w:lang w:eastAsia="de-DE"/>
          <w14:ligatures w14:val="none"/>
        </w:rPr>
        <w:t>Mit der Nutzung der App erkennen die Nutzerinnen und Nutzer diese Nutzungsbedingungen an.</w:t>
      </w:r>
    </w:p>
    <w:p w14:paraId="11161B32" w14:textId="77777777" w:rsidR="0085728D" w:rsidRPr="00151DCF" w:rsidRDefault="0085728D" w:rsidP="00D42448">
      <w:pPr>
        <w:spacing w:before="100" w:beforeAutospacing="1" w:after="100" w:afterAutospacing="1"/>
        <w:jc w:val="both"/>
        <w:rPr>
          <w:rFonts w:ascii="Times New Roman" w:eastAsia="Times New Roman" w:hAnsi="Times New Roman" w:cs="Times New Roman"/>
          <w:color w:val="000000"/>
          <w:kern w:val="0"/>
          <w:lang w:eastAsia="de-DE"/>
          <w14:ligatures w14:val="none"/>
        </w:rPr>
      </w:pPr>
    </w:p>
    <w:p w14:paraId="34767251" w14:textId="616B4497" w:rsidR="00802A0E" w:rsidRDefault="0085728D" w:rsidP="00D42448">
      <w:pPr>
        <w:spacing w:before="100" w:beforeAutospacing="1" w:after="100" w:afterAutospacing="1"/>
        <w:jc w:val="both"/>
        <w:outlineLvl w:val="1"/>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b/>
          <w:bCs/>
          <w:color w:val="000000"/>
          <w:kern w:val="0"/>
          <w:sz w:val="36"/>
          <w:szCs w:val="36"/>
          <w:lang w:eastAsia="de-DE"/>
          <w14:ligatures w14:val="none"/>
        </w:rPr>
        <w:t>§</w:t>
      </w:r>
      <w:r w:rsidR="00802A0E">
        <w:rPr>
          <w:rFonts w:ascii="Times New Roman" w:eastAsia="Times New Roman" w:hAnsi="Times New Roman" w:cs="Times New Roman"/>
          <w:b/>
          <w:bCs/>
          <w:color w:val="000000"/>
          <w:kern w:val="0"/>
          <w:sz w:val="36"/>
          <w:szCs w:val="36"/>
          <w:lang w:eastAsia="de-DE"/>
          <w14:ligatures w14:val="none"/>
        </w:rPr>
        <w:t xml:space="preserve"> </w:t>
      </w:r>
      <w:r>
        <w:rPr>
          <w:rFonts w:ascii="Times New Roman" w:eastAsia="Times New Roman" w:hAnsi="Times New Roman" w:cs="Times New Roman"/>
          <w:b/>
          <w:bCs/>
          <w:color w:val="000000"/>
          <w:kern w:val="0"/>
          <w:sz w:val="36"/>
          <w:szCs w:val="36"/>
          <w:lang w:eastAsia="de-DE"/>
          <w14:ligatures w14:val="none"/>
        </w:rPr>
        <w:t xml:space="preserve">1 </w:t>
      </w:r>
      <w:r w:rsidR="00151DCF" w:rsidRPr="00151DCF">
        <w:rPr>
          <w:rFonts w:ascii="Times New Roman" w:eastAsia="Times New Roman" w:hAnsi="Times New Roman" w:cs="Times New Roman"/>
          <w:b/>
          <w:bCs/>
          <w:color w:val="000000"/>
          <w:kern w:val="0"/>
          <w:sz w:val="36"/>
          <w:szCs w:val="36"/>
          <w:lang w:eastAsia="de-DE"/>
          <w14:ligatures w14:val="none"/>
        </w:rPr>
        <w:t>Geltungsbereich</w:t>
      </w:r>
      <w:r w:rsidRPr="0085728D">
        <w:rPr>
          <w:rFonts w:ascii="Times New Roman" w:eastAsia="Times New Roman" w:hAnsi="Times New Roman" w:cs="Times New Roman"/>
          <w:color w:val="000000"/>
          <w:kern w:val="0"/>
          <w:lang w:eastAsia="de-DE"/>
          <w14:ligatures w14:val="none"/>
        </w:rPr>
        <w:t xml:space="preserve"> </w:t>
      </w:r>
    </w:p>
    <w:p w14:paraId="2B9E3710" w14:textId="673896D0" w:rsidR="0085728D" w:rsidRPr="0085728D" w:rsidRDefault="0085728D" w:rsidP="00802A0E">
      <w:pPr>
        <w:spacing w:before="100" w:beforeAutospacing="1" w:after="100" w:afterAutospacing="1"/>
        <w:jc w:val="both"/>
        <w:outlineLvl w:val="1"/>
        <w:rPr>
          <w:rFonts w:ascii="Times New Roman" w:eastAsia="Times New Roman" w:hAnsi="Times New Roman" w:cs="Times New Roman"/>
          <w:color w:val="000000"/>
          <w:kern w:val="0"/>
          <w:lang w:eastAsia="de-DE"/>
          <w14:ligatures w14:val="none"/>
        </w:rPr>
      </w:pPr>
      <w:r w:rsidRPr="0085728D">
        <w:rPr>
          <w:rFonts w:ascii="Times New Roman" w:eastAsia="Times New Roman" w:hAnsi="Times New Roman" w:cs="Times New Roman"/>
          <w:color w:val="000000"/>
          <w:kern w:val="0"/>
          <w:lang w:eastAsia="de-DE"/>
          <w14:ligatures w14:val="none"/>
        </w:rPr>
        <w:t xml:space="preserve">Diese Nutzungsbedingungen regeln die Nutzung der RESQUE </w:t>
      </w:r>
      <w:proofErr w:type="spellStart"/>
      <w:r w:rsidRPr="0085728D">
        <w:rPr>
          <w:rFonts w:ascii="Times New Roman" w:eastAsia="Times New Roman" w:hAnsi="Times New Roman" w:cs="Times New Roman"/>
          <w:color w:val="000000"/>
          <w:kern w:val="0"/>
          <w:lang w:eastAsia="de-DE"/>
          <w14:ligatures w14:val="none"/>
        </w:rPr>
        <w:t>Collector</w:t>
      </w:r>
      <w:proofErr w:type="spellEnd"/>
      <w:r w:rsidRPr="0085728D">
        <w:rPr>
          <w:rFonts w:ascii="Times New Roman" w:eastAsia="Times New Roman" w:hAnsi="Times New Roman" w:cs="Times New Roman"/>
          <w:color w:val="000000"/>
          <w:kern w:val="0"/>
          <w:lang w:eastAsia="de-DE"/>
          <w14:ligatures w14:val="none"/>
        </w:rPr>
        <w:t xml:space="preserve"> App. Ergänzend gilt die Datenschutzerklärung der App. </w:t>
      </w:r>
    </w:p>
    <w:p w14:paraId="6083C7BA" w14:textId="23537875" w:rsidR="0080676A" w:rsidRDefault="0085728D" w:rsidP="00D42448">
      <w:pPr>
        <w:spacing w:before="100" w:beforeAutospacing="1" w:after="100" w:afterAutospacing="1"/>
        <w:jc w:val="both"/>
        <w:outlineLvl w:val="1"/>
        <w:rPr>
          <w:rFonts w:ascii="Times New Roman" w:eastAsia="Times New Roman" w:hAnsi="Times New Roman" w:cs="Times New Roman"/>
          <w:color w:val="000000"/>
          <w:kern w:val="0"/>
          <w:lang w:eastAsia="de-DE"/>
          <w14:ligatures w14:val="none"/>
        </w:rPr>
      </w:pPr>
      <w:r w:rsidRPr="0085728D">
        <w:rPr>
          <w:rFonts w:ascii="Times New Roman" w:eastAsia="Times New Roman" w:hAnsi="Times New Roman" w:cs="Times New Roman"/>
          <w:color w:val="000000"/>
          <w:kern w:val="0"/>
          <w:lang w:eastAsia="de-DE"/>
          <w14:ligatures w14:val="none"/>
        </w:rPr>
        <w:t>Die App wird unentgeltlich bereitgestellt. Ein Anspruch auf Bereitstellung, Wartung oder eine bestimmte Verfügbarkeit besteht nur im Rahmen dieser Nutzungsbedingungen.</w:t>
      </w:r>
    </w:p>
    <w:p w14:paraId="538478A6" w14:textId="77777777" w:rsidR="00802A0E" w:rsidRDefault="00802A0E" w:rsidP="00D42448">
      <w:pPr>
        <w:spacing w:before="100" w:beforeAutospacing="1" w:after="100" w:afterAutospacing="1"/>
        <w:jc w:val="both"/>
        <w:outlineLvl w:val="1"/>
        <w:rPr>
          <w:rFonts w:ascii="Times New Roman" w:eastAsia="Times New Roman" w:hAnsi="Times New Roman" w:cs="Times New Roman"/>
          <w:color w:val="000000"/>
          <w:kern w:val="0"/>
          <w:lang w:eastAsia="de-DE"/>
          <w14:ligatures w14:val="none"/>
        </w:rPr>
      </w:pPr>
    </w:p>
    <w:p w14:paraId="6189EB3E" w14:textId="103F2496" w:rsidR="00151DCF" w:rsidRPr="00151DCF" w:rsidRDefault="0085728D" w:rsidP="00D42448">
      <w:pPr>
        <w:spacing w:before="100" w:beforeAutospacing="1" w:after="100" w:afterAutospacing="1"/>
        <w:jc w:val="both"/>
        <w:outlineLvl w:val="1"/>
        <w:rPr>
          <w:rFonts w:ascii="Times New Roman" w:eastAsia="Times New Roman" w:hAnsi="Times New Roman" w:cs="Times New Roman"/>
          <w:b/>
          <w:bCs/>
          <w:color w:val="000000"/>
          <w:kern w:val="0"/>
          <w:sz w:val="36"/>
          <w:szCs w:val="36"/>
          <w:lang w:eastAsia="de-DE"/>
          <w14:ligatures w14:val="none"/>
        </w:rPr>
      </w:pPr>
      <w:r>
        <w:rPr>
          <w:rFonts w:ascii="Times New Roman" w:eastAsia="Times New Roman" w:hAnsi="Times New Roman" w:cs="Times New Roman"/>
          <w:b/>
          <w:bCs/>
          <w:color w:val="000000"/>
          <w:kern w:val="0"/>
          <w:sz w:val="36"/>
          <w:szCs w:val="36"/>
          <w:lang w:eastAsia="de-DE"/>
          <w14:ligatures w14:val="none"/>
        </w:rPr>
        <w:t>§</w:t>
      </w:r>
      <w:r w:rsidR="00802A0E">
        <w:rPr>
          <w:rFonts w:ascii="Times New Roman" w:eastAsia="Times New Roman" w:hAnsi="Times New Roman" w:cs="Times New Roman"/>
          <w:b/>
          <w:bCs/>
          <w:color w:val="000000"/>
          <w:kern w:val="0"/>
          <w:sz w:val="36"/>
          <w:szCs w:val="36"/>
          <w:lang w:eastAsia="de-DE"/>
          <w14:ligatures w14:val="none"/>
        </w:rPr>
        <w:t xml:space="preserve"> </w:t>
      </w:r>
      <w:r>
        <w:rPr>
          <w:rFonts w:ascii="Times New Roman" w:eastAsia="Times New Roman" w:hAnsi="Times New Roman" w:cs="Times New Roman"/>
          <w:b/>
          <w:bCs/>
          <w:color w:val="000000"/>
          <w:kern w:val="0"/>
          <w:sz w:val="36"/>
          <w:szCs w:val="36"/>
          <w:lang w:eastAsia="de-DE"/>
          <w14:ligatures w14:val="none"/>
        </w:rPr>
        <w:t>2</w:t>
      </w:r>
      <w:r w:rsidR="00802A0E">
        <w:rPr>
          <w:rFonts w:ascii="Times New Roman" w:eastAsia="Times New Roman" w:hAnsi="Times New Roman" w:cs="Times New Roman"/>
          <w:b/>
          <w:bCs/>
          <w:color w:val="000000"/>
          <w:kern w:val="0"/>
          <w:sz w:val="36"/>
          <w:szCs w:val="36"/>
          <w:lang w:eastAsia="de-DE"/>
          <w14:ligatures w14:val="none"/>
        </w:rPr>
        <w:t xml:space="preserve"> </w:t>
      </w:r>
      <w:r w:rsidR="00151DCF" w:rsidRPr="00151DCF">
        <w:rPr>
          <w:rFonts w:ascii="Times New Roman" w:eastAsia="Times New Roman" w:hAnsi="Times New Roman" w:cs="Times New Roman"/>
          <w:b/>
          <w:bCs/>
          <w:color w:val="000000"/>
          <w:kern w:val="0"/>
          <w:sz w:val="36"/>
          <w:szCs w:val="36"/>
          <w:lang w:eastAsia="de-DE"/>
          <w14:ligatures w14:val="none"/>
        </w:rPr>
        <w:t>Zweck und Zielgruppe</w:t>
      </w:r>
    </w:p>
    <w:p w14:paraId="0EB259B4" w14:textId="6B281173" w:rsidR="0085728D" w:rsidRPr="00802A0E" w:rsidRDefault="00151DCF" w:rsidP="00802A0E">
      <w:pPr>
        <w:pStyle w:val="Listenabsatz"/>
        <w:numPr>
          <w:ilvl w:val="0"/>
          <w:numId w:val="1"/>
        </w:numPr>
        <w:spacing w:before="100" w:beforeAutospacing="1" w:after="100" w:afterAutospacing="1"/>
        <w:jc w:val="both"/>
        <w:rPr>
          <w:rFonts w:ascii="Times New Roman" w:eastAsia="Times New Roman" w:hAnsi="Times New Roman" w:cs="Times New Roman"/>
          <w:color w:val="000000"/>
          <w:kern w:val="0"/>
          <w:lang w:eastAsia="de-DE"/>
          <w14:ligatures w14:val="none"/>
        </w:rPr>
      </w:pPr>
      <w:r w:rsidRPr="00802A0E">
        <w:rPr>
          <w:rFonts w:ascii="Times New Roman" w:eastAsia="Times New Roman" w:hAnsi="Times New Roman" w:cs="Times New Roman"/>
          <w:color w:val="000000"/>
          <w:kern w:val="0"/>
          <w:lang w:eastAsia="de-DE"/>
          <w14:ligatures w14:val="none"/>
        </w:rPr>
        <w:t xml:space="preserve">Die App dient der freiwilligen Erfassung, lokalen Auswertung und dem Export von Informationen zu RESQUE-Indikatoren für wissenschaftliche Forschungsoutputs, insbesondere Publikationen. </w:t>
      </w:r>
    </w:p>
    <w:p w14:paraId="03129DD1" w14:textId="1FA50097" w:rsidR="00151DCF" w:rsidRDefault="00151DCF" w:rsidP="00D42448">
      <w:pPr>
        <w:pStyle w:val="Listenabsatz"/>
        <w:numPr>
          <w:ilvl w:val="0"/>
          <w:numId w:val="1"/>
        </w:numPr>
        <w:spacing w:before="100" w:beforeAutospacing="1" w:after="100" w:afterAutospacing="1"/>
        <w:jc w:val="both"/>
        <w:rPr>
          <w:rFonts w:ascii="Times New Roman" w:eastAsia="Times New Roman" w:hAnsi="Times New Roman" w:cs="Times New Roman"/>
          <w:color w:val="000000"/>
          <w:kern w:val="0"/>
          <w:lang w:eastAsia="de-DE"/>
          <w14:ligatures w14:val="none"/>
        </w:rPr>
      </w:pPr>
      <w:r w:rsidRPr="00802A0E">
        <w:rPr>
          <w:rFonts w:ascii="Times New Roman" w:eastAsia="Times New Roman" w:hAnsi="Times New Roman" w:cs="Times New Roman"/>
          <w:color w:val="000000"/>
          <w:kern w:val="0"/>
          <w:lang w:eastAsia="de-DE"/>
          <w14:ligatures w14:val="none"/>
        </w:rPr>
        <w:t xml:space="preserve">Sie richtet sich </w:t>
      </w:r>
      <w:r w:rsidR="0085728D">
        <w:rPr>
          <w:rFonts w:ascii="Times New Roman" w:eastAsia="Times New Roman" w:hAnsi="Times New Roman" w:cs="Times New Roman"/>
          <w:color w:val="000000"/>
          <w:kern w:val="0"/>
          <w:lang w:eastAsia="de-DE"/>
          <w14:ligatures w14:val="none"/>
        </w:rPr>
        <w:t xml:space="preserve">insbesondere </w:t>
      </w:r>
      <w:r w:rsidRPr="00802A0E">
        <w:rPr>
          <w:rFonts w:ascii="Times New Roman" w:eastAsia="Times New Roman" w:hAnsi="Times New Roman" w:cs="Times New Roman"/>
          <w:color w:val="000000"/>
          <w:kern w:val="0"/>
          <w:lang w:eastAsia="de-DE"/>
          <w14:ligatures w14:val="none"/>
        </w:rPr>
        <w:t xml:space="preserve">an Forschende und </w:t>
      </w:r>
      <w:proofErr w:type="spellStart"/>
      <w:proofErr w:type="gramStart"/>
      <w:r w:rsidRPr="00802A0E">
        <w:rPr>
          <w:rFonts w:ascii="Times New Roman" w:eastAsia="Times New Roman" w:hAnsi="Times New Roman" w:cs="Times New Roman"/>
          <w:color w:val="000000"/>
          <w:kern w:val="0"/>
          <w:lang w:eastAsia="de-DE"/>
          <w14:ligatures w14:val="none"/>
        </w:rPr>
        <w:t>Bewerber:innen</w:t>
      </w:r>
      <w:proofErr w:type="spellEnd"/>
      <w:proofErr w:type="gramEnd"/>
      <w:r w:rsidRPr="00802A0E">
        <w:rPr>
          <w:rFonts w:ascii="Times New Roman" w:eastAsia="Times New Roman" w:hAnsi="Times New Roman" w:cs="Times New Roman"/>
          <w:color w:val="000000"/>
          <w:kern w:val="0"/>
          <w:lang w:eastAsia="de-DE"/>
          <w14:ligatures w14:val="none"/>
        </w:rPr>
        <w:t xml:space="preserve">, die eigene Forschungsoutputs dokumentieren, sowie an </w:t>
      </w:r>
      <w:r w:rsidR="0085728D">
        <w:rPr>
          <w:rFonts w:ascii="Times New Roman" w:eastAsia="Times New Roman" w:hAnsi="Times New Roman" w:cs="Times New Roman"/>
          <w:color w:val="000000"/>
          <w:kern w:val="0"/>
          <w:lang w:eastAsia="de-DE"/>
          <w14:ligatures w14:val="none"/>
        </w:rPr>
        <w:t>Personen und Einrichtungen,</w:t>
      </w:r>
      <w:r w:rsidRPr="00D42448">
        <w:rPr>
          <w:rFonts w:ascii="Times New Roman" w:eastAsia="Times New Roman" w:hAnsi="Times New Roman" w:cs="Times New Roman"/>
          <w:color w:val="000000"/>
          <w:kern w:val="0"/>
          <w:lang w:eastAsia="de-DE"/>
          <w14:ligatures w14:val="none"/>
        </w:rPr>
        <w:t xml:space="preserve"> </w:t>
      </w:r>
      <w:r w:rsidR="0085728D">
        <w:rPr>
          <w:rFonts w:ascii="Times New Roman" w:eastAsia="Times New Roman" w:hAnsi="Times New Roman" w:cs="Times New Roman"/>
          <w:color w:val="000000"/>
          <w:kern w:val="0"/>
          <w:lang w:eastAsia="de-DE"/>
          <w14:ligatures w14:val="none"/>
        </w:rPr>
        <w:t>die wissenschaftliche Forschungsleistungen im Rahmen von</w:t>
      </w:r>
      <w:r w:rsidR="00802A0E">
        <w:rPr>
          <w:rFonts w:ascii="Times New Roman" w:eastAsia="Times New Roman" w:hAnsi="Times New Roman" w:cs="Times New Roman"/>
          <w:color w:val="000000"/>
          <w:kern w:val="0"/>
          <w:lang w:eastAsia="de-DE"/>
          <w14:ligatures w14:val="none"/>
        </w:rPr>
        <w:t xml:space="preserve"> </w:t>
      </w:r>
      <w:r w:rsidRPr="00802A0E">
        <w:rPr>
          <w:rFonts w:ascii="Times New Roman" w:eastAsia="Times New Roman" w:hAnsi="Times New Roman" w:cs="Times New Roman"/>
          <w:color w:val="000000"/>
          <w:kern w:val="0"/>
          <w:lang w:eastAsia="de-DE"/>
          <w14:ligatures w14:val="none"/>
        </w:rPr>
        <w:t>Berufungs-, Einstellungs-, Tenure-, Förder- oder vergleichbaren Evaluationsverfahre</w:t>
      </w:r>
      <w:r w:rsidR="0085728D">
        <w:rPr>
          <w:rFonts w:ascii="Times New Roman" w:eastAsia="Times New Roman" w:hAnsi="Times New Roman" w:cs="Times New Roman"/>
          <w:color w:val="000000"/>
          <w:kern w:val="0"/>
          <w:lang w:eastAsia="de-DE"/>
          <w14:ligatures w14:val="none"/>
        </w:rPr>
        <w:t xml:space="preserve">n beurteilen. </w:t>
      </w:r>
    </w:p>
    <w:p w14:paraId="5C36F5F8" w14:textId="6F05443C" w:rsidR="0085728D" w:rsidRPr="00802A0E" w:rsidRDefault="0085728D" w:rsidP="00802A0E">
      <w:pPr>
        <w:pStyle w:val="Listenabsatz"/>
        <w:numPr>
          <w:ilvl w:val="0"/>
          <w:numId w:val="1"/>
        </w:numPr>
        <w:spacing w:before="100" w:beforeAutospacing="1" w:after="100" w:afterAutospacing="1"/>
        <w:jc w:val="both"/>
        <w:rPr>
          <w:rFonts w:ascii="Times New Roman" w:eastAsia="Times New Roman" w:hAnsi="Times New Roman" w:cs="Times New Roman"/>
          <w:color w:val="000000"/>
          <w:kern w:val="0"/>
          <w:lang w:eastAsia="de-DE"/>
          <w14:ligatures w14:val="none"/>
        </w:rPr>
      </w:pPr>
      <w:r w:rsidRPr="0085728D">
        <w:rPr>
          <w:rFonts w:ascii="Times New Roman" w:eastAsia="Times New Roman" w:hAnsi="Times New Roman" w:cs="Times New Roman"/>
          <w:color w:val="000000"/>
          <w:kern w:val="0"/>
          <w:lang w:eastAsia="de-DE"/>
          <w14:ligatures w14:val="none"/>
        </w:rPr>
        <w:t>Die App ist ein wissenschaftliches Unterstützungswerkzeug. Sie dient der strukturierten Aufbereitung von Informationen und ersetzt keine eigenverantwortliche fachliche Bewertung oder Entscheidung.</w:t>
      </w:r>
    </w:p>
    <w:p w14:paraId="7C3D0ACD" w14:textId="4B4686E8" w:rsidR="00151DCF" w:rsidRPr="00151DCF" w:rsidRDefault="0085728D" w:rsidP="00D42448">
      <w:pPr>
        <w:spacing w:before="100" w:beforeAutospacing="1" w:after="100" w:afterAutospacing="1"/>
        <w:jc w:val="both"/>
        <w:outlineLvl w:val="1"/>
        <w:rPr>
          <w:rFonts w:ascii="Times New Roman" w:eastAsia="Times New Roman" w:hAnsi="Times New Roman" w:cs="Times New Roman"/>
          <w:b/>
          <w:bCs/>
          <w:color w:val="000000"/>
          <w:kern w:val="0"/>
          <w:sz w:val="36"/>
          <w:szCs w:val="36"/>
          <w:lang w:eastAsia="de-DE"/>
          <w14:ligatures w14:val="none"/>
        </w:rPr>
      </w:pPr>
      <w:r>
        <w:rPr>
          <w:rFonts w:ascii="Times New Roman" w:eastAsia="Times New Roman" w:hAnsi="Times New Roman" w:cs="Times New Roman"/>
          <w:b/>
          <w:bCs/>
          <w:color w:val="000000"/>
          <w:kern w:val="0"/>
          <w:sz w:val="36"/>
          <w:szCs w:val="36"/>
          <w:lang w:eastAsia="de-DE"/>
          <w14:ligatures w14:val="none"/>
        </w:rPr>
        <w:lastRenderedPageBreak/>
        <w:t>§ 3</w:t>
      </w:r>
      <w:r w:rsidR="00151DCF" w:rsidRPr="00151DCF">
        <w:rPr>
          <w:rFonts w:ascii="Times New Roman" w:eastAsia="Times New Roman" w:hAnsi="Times New Roman" w:cs="Times New Roman"/>
          <w:b/>
          <w:bCs/>
          <w:color w:val="000000"/>
          <w:kern w:val="0"/>
          <w:sz w:val="36"/>
          <w:szCs w:val="36"/>
          <w:lang w:eastAsia="de-DE"/>
          <w14:ligatures w14:val="none"/>
        </w:rPr>
        <w:t xml:space="preserve"> Zulässige Nutzung</w:t>
      </w:r>
    </w:p>
    <w:p w14:paraId="355D2B97" w14:textId="108E8598" w:rsidR="0085728D" w:rsidRDefault="00151DCF" w:rsidP="00D42448">
      <w:pPr>
        <w:pStyle w:val="Listenabsatz"/>
        <w:numPr>
          <w:ilvl w:val="0"/>
          <w:numId w:val="2"/>
        </w:numPr>
        <w:spacing w:before="100" w:beforeAutospacing="1" w:after="100" w:afterAutospacing="1"/>
        <w:jc w:val="both"/>
        <w:rPr>
          <w:rFonts w:ascii="Times New Roman" w:eastAsia="Times New Roman" w:hAnsi="Times New Roman" w:cs="Times New Roman"/>
          <w:color w:val="000000"/>
          <w:kern w:val="0"/>
          <w:lang w:eastAsia="de-DE"/>
          <w14:ligatures w14:val="none"/>
        </w:rPr>
      </w:pPr>
      <w:r w:rsidRPr="00D42448">
        <w:rPr>
          <w:rFonts w:ascii="Times New Roman" w:eastAsia="Times New Roman" w:hAnsi="Times New Roman" w:cs="Times New Roman"/>
          <w:color w:val="000000"/>
          <w:kern w:val="0"/>
          <w:lang w:eastAsia="de-DE"/>
          <w14:ligatures w14:val="none"/>
        </w:rPr>
        <w:t xml:space="preserve">Die App darf </w:t>
      </w:r>
      <w:r w:rsidR="003624D0">
        <w:rPr>
          <w:rFonts w:ascii="Times New Roman" w:eastAsia="Times New Roman" w:hAnsi="Times New Roman" w:cs="Times New Roman"/>
          <w:color w:val="000000"/>
          <w:kern w:val="0"/>
          <w:lang w:eastAsia="de-DE"/>
          <w14:ligatures w14:val="none"/>
        </w:rPr>
        <w:t>a</w:t>
      </w:r>
      <w:r w:rsidR="0085728D">
        <w:rPr>
          <w:rFonts w:ascii="Times New Roman" w:eastAsia="Times New Roman" w:hAnsi="Times New Roman" w:cs="Times New Roman"/>
          <w:color w:val="000000"/>
          <w:kern w:val="0"/>
          <w:lang w:eastAsia="de-DE"/>
          <w14:ligatures w14:val="none"/>
        </w:rPr>
        <w:t xml:space="preserve">usschließlich zu wissenschaftlichen, akademischen und forschungsbezogenen Zwecken genutzt werden. Hierzu zählen insbesondere: </w:t>
      </w:r>
    </w:p>
    <w:p w14:paraId="1FE3E121" w14:textId="6DB2629C" w:rsidR="00BD184E" w:rsidRPr="00BD184E" w:rsidRDefault="00BD184E" w:rsidP="00D42448">
      <w:pPr>
        <w:pStyle w:val="Listenabsatz"/>
        <w:jc w:val="both"/>
        <w:rPr>
          <w:rFonts w:ascii="Times New Roman" w:eastAsia="Times New Roman" w:hAnsi="Times New Roman" w:cs="Times New Roman"/>
          <w:kern w:val="0"/>
          <w:lang w:eastAsia="de-DE"/>
          <w14:ligatures w14:val="none"/>
        </w:rPr>
      </w:pPr>
      <w:r w:rsidRPr="00BD184E">
        <w:rPr>
          <w:rFonts w:ascii="Times New Roman" w:eastAsia="Times New Roman" w:hAnsi="Symbol" w:cs="Times New Roman"/>
          <w:kern w:val="0"/>
          <w:lang w:eastAsia="de-DE"/>
          <w14:ligatures w14:val="none"/>
        </w:rPr>
        <w:t></w:t>
      </w:r>
      <w:r w:rsidR="00802A0E">
        <w:rPr>
          <w:rFonts w:ascii="Times New Roman" w:eastAsia="Times New Roman" w:hAnsi="Times New Roman" w:cs="Times New Roman"/>
          <w:kern w:val="0"/>
          <w:lang w:eastAsia="de-DE"/>
          <w14:ligatures w14:val="none"/>
        </w:rPr>
        <w:t xml:space="preserve"> </w:t>
      </w:r>
      <w:r w:rsidRPr="00BD184E">
        <w:rPr>
          <w:rFonts w:ascii="Times New Roman" w:eastAsia="Times New Roman" w:hAnsi="Times New Roman" w:cs="Times New Roman"/>
          <w:kern w:val="0"/>
          <w:lang w:eastAsia="de-DE"/>
          <w14:ligatures w14:val="none"/>
        </w:rPr>
        <w:t xml:space="preserve">die Dokumentation und strukturierte Erfassung wissenschaftlicher Forschungsoutputs, </w:t>
      </w:r>
    </w:p>
    <w:p w14:paraId="04407BB8" w14:textId="6B45E343" w:rsidR="00BD184E" w:rsidRPr="00BD184E" w:rsidRDefault="00BD184E" w:rsidP="00D42448">
      <w:pPr>
        <w:pStyle w:val="Listenabsatz"/>
        <w:jc w:val="both"/>
        <w:rPr>
          <w:rFonts w:ascii="Times New Roman" w:eastAsia="Times New Roman" w:hAnsi="Times New Roman" w:cs="Times New Roman"/>
          <w:kern w:val="0"/>
          <w:lang w:eastAsia="de-DE"/>
          <w14:ligatures w14:val="none"/>
        </w:rPr>
      </w:pPr>
      <w:r w:rsidRPr="00BD184E">
        <w:rPr>
          <w:rFonts w:ascii="Times New Roman" w:eastAsia="Times New Roman" w:hAnsi="Symbol" w:cs="Times New Roman"/>
          <w:kern w:val="0"/>
          <w:lang w:eastAsia="de-DE"/>
          <w14:ligatures w14:val="none"/>
        </w:rPr>
        <w:t></w:t>
      </w:r>
      <w:r w:rsidR="00802A0E">
        <w:rPr>
          <w:rFonts w:ascii="Times New Roman" w:eastAsia="Times New Roman" w:hAnsi="Times New Roman" w:cs="Times New Roman"/>
          <w:kern w:val="0"/>
          <w:lang w:eastAsia="de-DE"/>
          <w14:ligatures w14:val="none"/>
        </w:rPr>
        <w:t xml:space="preserve"> </w:t>
      </w:r>
      <w:r w:rsidRPr="00BD184E">
        <w:rPr>
          <w:rFonts w:ascii="Times New Roman" w:eastAsia="Times New Roman" w:hAnsi="Times New Roman" w:cs="Times New Roman"/>
          <w:kern w:val="0"/>
          <w:lang w:eastAsia="de-DE"/>
          <w14:ligatures w14:val="none"/>
        </w:rPr>
        <w:t xml:space="preserve">die Erstellung persönlicher Forschungsprofile, </w:t>
      </w:r>
    </w:p>
    <w:p w14:paraId="38D6F552" w14:textId="1A95C51E" w:rsidR="00BD184E" w:rsidRPr="00BD184E" w:rsidRDefault="00BD184E" w:rsidP="00D42448">
      <w:pPr>
        <w:pStyle w:val="Listenabsatz"/>
        <w:jc w:val="both"/>
        <w:rPr>
          <w:rFonts w:ascii="Times New Roman" w:eastAsia="Times New Roman" w:hAnsi="Times New Roman" w:cs="Times New Roman"/>
          <w:kern w:val="0"/>
          <w:lang w:eastAsia="de-DE"/>
          <w14:ligatures w14:val="none"/>
        </w:rPr>
      </w:pPr>
      <w:r w:rsidRPr="00BD184E">
        <w:rPr>
          <w:rFonts w:ascii="Times New Roman" w:eastAsia="Times New Roman" w:hAnsi="Symbol" w:cs="Times New Roman"/>
          <w:kern w:val="0"/>
          <w:lang w:eastAsia="de-DE"/>
          <w14:ligatures w14:val="none"/>
        </w:rPr>
        <w:t></w:t>
      </w:r>
      <w:r w:rsidR="00802A0E">
        <w:rPr>
          <w:rFonts w:ascii="Times New Roman" w:eastAsia="Times New Roman" w:hAnsi="Times New Roman" w:cs="Times New Roman"/>
          <w:kern w:val="0"/>
          <w:lang w:eastAsia="de-DE"/>
          <w14:ligatures w14:val="none"/>
        </w:rPr>
        <w:t xml:space="preserve"> </w:t>
      </w:r>
      <w:r w:rsidRPr="00BD184E">
        <w:rPr>
          <w:rFonts w:ascii="Times New Roman" w:eastAsia="Times New Roman" w:hAnsi="Times New Roman" w:cs="Times New Roman"/>
          <w:kern w:val="0"/>
          <w:lang w:eastAsia="de-DE"/>
          <w14:ligatures w14:val="none"/>
        </w:rPr>
        <w:t xml:space="preserve">die Vorbereitung und Unterstützung wissenschaftlicher Evaluationsverfahren (insbesondere Berufungs-, Einstellungs-, Tenure- oder Förderverfahren), </w:t>
      </w:r>
    </w:p>
    <w:p w14:paraId="16C13AA9" w14:textId="3C31FAA7" w:rsidR="00BD184E" w:rsidRPr="00802A0E" w:rsidRDefault="00BD184E" w:rsidP="00802A0E">
      <w:pPr>
        <w:pStyle w:val="Listenabsatz"/>
        <w:spacing w:before="100" w:beforeAutospacing="1" w:after="100" w:afterAutospacing="1"/>
        <w:jc w:val="both"/>
        <w:rPr>
          <w:rFonts w:ascii="Times New Roman" w:eastAsia="Times New Roman" w:hAnsi="Times New Roman" w:cs="Times New Roman"/>
          <w:kern w:val="0"/>
          <w:lang w:eastAsia="de-DE"/>
          <w14:ligatures w14:val="none"/>
        </w:rPr>
      </w:pPr>
      <w:r w:rsidRPr="00BD184E">
        <w:rPr>
          <w:rFonts w:ascii="Times New Roman" w:eastAsia="Times New Roman" w:hAnsi="Symbol" w:cs="Times New Roman"/>
          <w:kern w:val="0"/>
          <w:lang w:eastAsia="de-DE"/>
          <w14:ligatures w14:val="none"/>
        </w:rPr>
        <w:t></w:t>
      </w:r>
      <w:r w:rsidR="00802A0E">
        <w:rPr>
          <w:rFonts w:ascii="Times New Roman" w:eastAsia="Times New Roman" w:hAnsi="Times New Roman" w:cs="Times New Roman"/>
          <w:kern w:val="0"/>
          <w:lang w:eastAsia="de-DE"/>
          <w14:ligatures w14:val="none"/>
        </w:rPr>
        <w:t xml:space="preserve"> </w:t>
      </w:r>
      <w:r w:rsidRPr="00BD184E">
        <w:rPr>
          <w:rFonts w:ascii="Times New Roman" w:eastAsia="Times New Roman" w:hAnsi="Times New Roman" w:cs="Times New Roman"/>
          <w:kern w:val="0"/>
          <w:lang w:eastAsia="de-DE"/>
          <w14:ligatures w14:val="none"/>
        </w:rPr>
        <w:t>die Anwendung als transparente Qualitäts- und Dokumentationshilfe für wissenschaftliche Publikationen.</w:t>
      </w:r>
    </w:p>
    <w:p w14:paraId="2CE99B8D" w14:textId="742F3E07" w:rsidR="00BD184E" w:rsidRPr="00BD184E" w:rsidRDefault="00BD184E" w:rsidP="00D42448">
      <w:pPr>
        <w:pStyle w:val="Listenabsatz"/>
        <w:numPr>
          <w:ilvl w:val="0"/>
          <w:numId w:val="2"/>
        </w:numPr>
        <w:spacing w:before="100" w:beforeAutospacing="1" w:after="100" w:afterAutospacing="1"/>
        <w:jc w:val="both"/>
        <w:rPr>
          <w:rFonts w:ascii="Times New Roman" w:eastAsia="Times New Roman" w:hAnsi="Times New Roman" w:cs="Times New Roman"/>
          <w:color w:val="000000"/>
          <w:kern w:val="0"/>
          <w:lang w:eastAsia="de-DE"/>
          <w14:ligatures w14:val="none"/>
        </w:rPr>
      </w:pPr>
      <w:r w:rsidRPr="00BD184E">
        <w:rPr>
          <w:rFonts w:ascii="Times New Roman" w:eastAsia="Times New Roman" w:hAnsi="Times New Roman" w:cs="Times New Roman"/>
          <w:color w:val="000000"/>
          <w:kern w:val="0"/>
          <w:lang w:eastAsia="de-DE"/>
          <w14:ligatures w14:val="none"/>
        </w:rPr>
        <w:t xml:space="preserve">Die Nutzerinnen und Nutzer sind dafür verantwortlich, die App ausschließlich im Einklang mit den geltenden gesetzlichen Bestimmungen, diesen Nutzungsbedingungen sowie den Grundsätzen guter wissenschaftlicher Praxis zu verwenden. </w:t>
      </w:r>
    </w:p>
    <w:p w14:paraId="4107BC6A" w14:textId="2769ADDA" w:rsidR="00BD184E" w:rsidRPr="00D42448" w:rsidRDefault="00BD184E" w:rsidP="00D42448">
      <w:pPr>
        <w:pStyle w:val="Listenabsatz"/>
        <w:numPr>
          <w:ilvl w:val="0"/>
          <w:numId w:val="2"/>
        </w:numPr>
        <w:spacing w:before="100" w:beforeAutospacing="1" w:after="100" w:afterAutospacing="1"/>
        <w:jc w:val="both"/>
        <w:rPr>
          <w:rFonts w:ascii="Times New Roman" w:eastAsia="Times New Roman" w:hAnsi="Times New Roman" w:cs="Times New Roman"/>
          <w:color w:val="000000"/>
          <w:kern w:val="0"/>
          <w:lang w:eastAsia="de-DE"/>
          <w14:ligatures w14:val="none"/>
        </w:rPr>
      </w:pPr>
      <w:r w:rsidRPr="00BD184E">
        <w:rPr>
          <w:rFonts w:ascii="Times New Roman" w:eastAsia="Times New Roman" w:hAnsi="Times New Roman" w:cs="Times New Roman"/>
          <w:color w:val="000000"/>
          <w:kern w:val="0"/>
          <w:lang w:eastAsia="de-DE"/>
          <w14:ligatures w14:val="none"/>
        </w:rPr>
        <w:t>Sofern die App im Rahmen von Evaluationsverfahren eingesetzt wird, sollen Zweck, Umfang und Bewertungskriterien den betroffenen Personen gegenüber in angemessener Weise transparent gemacht werde</w:t>
      </w:r>
      <w:r w:rsidRPr="00BD184E">
        <w:rPr>
          <w:rFonts w:ascii="Times New Roman" w:eastAsia="Times New Roman" w:hAnsi="Times New Roman" w:cs="Times New Roman"/>
          <w:color w:val="000000"/>
          <w:kern w:val="0"/>
          <w:lang w:eastAsia="de-DE"/>
          <w14:ligatures w14:val="none"/>
        </w:rPr>
        <w:t>n.</w:t>
      </w:r>
    </w:p>
    <w:p w14:paraId="4CD45D4D" w14:textId="35C7C60B" w:rsidR="00151DCF" w:rsidRPr="00D42448" w:rsidRDefault="00151DCF" w:rsidP="00D42448">
      <w:pPr>
        <w:pStyle w:val="Listenabsatz"/>
        <w:spacing w:before="100" w:beforeAutospacing="1" w:after="100" w:afterAutospacing="1"/>
        <w:jc w:val="both"/>
        <w:rPr>
          <w:rFonts w:ascii="Times New Roman" w:eastAsia="Times New Roman" w:hAnsi="Times New Roman" w:cs="Times New Roman"/>
          <w:color w:val="000000"/>
          <w:kern w:val="0"/>
          <w:lang w:eastAsia="de-DE"/>
          <w14:ligatures w14:val="none"/>
        </w:rPr>
      </w:pPr>
    </w:p>
    <w:p w14:paraId="0A0C22ED" w14:textId="40E93330" w:rsidR="00151DCF" w:rsidRPr="00151DCF" w:rsidRDefault="00BD184E" w:rsidP="00D42448">
      <w:pPr>
        <w:spacing w:before="100" w:beforeAutospacing="1" w:after="100" w:afterAutospacing="1"/>
        <w:jc w:val="both"/>
        <w:outlineLvl w:val="1"/>
        <w:rPr>
          <w:rFonts w:ascii="Times New Roman" w:eastAsia="Times New Roman" w:hAnsi="Times New Roman" w:cs="Times New Roman"/>
          <w:b/>
          <w:bCs/>
          <w:color w:val="000000"/>
          <w:kern w:val="0"/>
          <w:sz w:val="36"/>
          <w:szCs w:val="36"/>
          <w:lang w:eastAsia="de-DE"/>
          <w14:ligatures w14:val="none"/>
        </w:rPr>
      </w:pPr>
      <w:r>
        <w:rPr>
          <w:rFonts w:ascii="Times New Roman" w:eastAsia="Times New Roman" w:hAnsi="Times New Roman" w:cs="Times New Roman"/>
          <w:b/>
          <w:bCs/>
          <w:color w:val="000000"/>
          <w:kern w:val="0"/>
          <w:sz w:val="36"/>
          <w:szCs w:val="36"/>
          <w:lang w:eastAsia="de-DE"/>
          <w14:ligatures w14:val="none"/>
        </w:rPr>
        <w:t xml:space="preserve">§ </w:t>
      </w:r>
      <w:r w:rsidR="00151DCF" w:rsidRPr="00151DCF">
        <w:rPr>
          <w:rFonts w:ascii="Times New Roman" w:eastAsia="Times New Roman" w:hAnsi="Times New Roman" w:cs="Times New Roman"/>
          <w:b/>
          <w:bCs/>
          <w:color w:val="000000"/>
          <w:kern w:val="0"/>
          <w:sz w:val="36"/>
          <w:szCs w:val="36"/>
          <w:lang w:eastAsia="de-DE"/>
          <w14:ligatures w14:val="none"/>
        </w:rPr>
        <w:t>4. Unzulässige Nutzung</w:t>
      </w:r>
    </w:p>
    <w:p w14:paraId="2C965175" w14:textId="77777777" w:rsidR="00BD184E" w:rsidRDefault="00BD184E" w:rsidP="00D42448">
      <w:pPr>
        <w:spacing w:before="100" w:beforeAutospacing="1" w:after="100" w:afterAutospacing="1"/>
        <w:jc w:val="both"/>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 xml:space="preserve">Die App darf insbesondere nicht genutzt werden: </w:t>
      </w:r>
    </w:p>
    <w:p w14:paraId="31A184C9" w14:textId="289DA96A" w:rsidR="00BD184E" w:rsidRPr="00D42448" w:rsidRDefault="00BD184E" w:rsidP="00D42448">
      <w:pPr>
        <w:pStyle w:val="Listenabsatz"/>
        <w:numPr>
          <w:ilvl w:val="0"/>
          <w:numId w:val="3"/>
        </w:numPr>
        <w:spacing w:before="100" w:beforeAutospacing="1" w:after="100" w:afterAutospacing="1"/>
        <w:jc w:val="both"/>
        <w:rPr>
          <w:rFonts w:ascii="Times New Roman" w:eastAsia="Times New Roman" w:hAnsi="Times New Roman" w:cs="Times New Roman"/>
          <w:color w:val="000000"/>
          <w:kern w:val="0"/>
          <w:lang w:eastAsia="de-DE"/>
          <w14:ligatures w14:val="none"/>
        </w:rPr>
      </w:pPr>
      <w:r w:rsidRPr="00D42448">
        <w:rPr>
          <w:rFonts w:ascii="Times New Roman" w:eastAsia="Times New Roman" w:hAnsi="Times New Roman" w:cs="Times New Roman"/>
          <w:color w:val="000000"/>
          <w:kern w:val="0"/>
          <w:lang w:eastAsia="de-DE"/>
          <w14:ligatures w14:val="none"/>
        </w:rPr>
        <w:t>zur Durchführung ausschließlich automatisierter Entscheidungen über natürliche Personen, die rechtliche Wirkung entfalten oder die betroffene Person in ähnlicher Weise erheblich beeinträchtigen kann, insbesondere im Sinne von Art. 22 DSGVO</w:t>
      </w:r>
    </w:p>
    <w:p w14:paraId="5643E49F" w14:textId="58184942" w:rsidR="00BD184E" w:rsidRDefault="00BD184E" w:rsidP="00D42448">
      <w:pPr>
        <w:pStyle w:val="Listenabsatz"/>
        <w:numPr>
          <w:ilvl w:val="0"/>
          <w:numId w:val="3"/>
        </w:numPr>
        <w:spacing w:before="100" w:beforeAutospacing="1" w:after="100" w:afterAutospacing="1"/>
        <w:jc w:val="both"/>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 xml:space="preserve">für unbefugtes </w:t>
      </w:r>
      <w:proofErr w:type="spellStart"/>
      <w:r>
        <w:rPr>
          <w:rFonts w:ascii="Times New Roman" w:eastAsia="Times New Roman" w:hAnsi="Times New Roman" w:cs="Times New Roman"/>
          <w:color w:val="000000"/>
          <w:kern w:val="0"/>
          <w:lang w:eastAsia="de-DE"/>
          <w14:ligatures w14:val="none"/>
        </w:rPr>
        <w:t>Profiling</w:t>
      </w:r>
      <w:proofErr w:type="spellEnd"/>
      <w:r>
        <w:rPr>
          <w:rFonts w:ascii="Times New Roman" w:eastAsia="Times New Roman" w:hAnsi="Times New Roman" w:cs="Times New Roman"/>
          <w:color w:val="000000"/>
          <w:kern w:val="0"/>
          <w:lang w:eastAsia="de-DE"/>
          <w14:ligatures w14:val="none"/>
        </w:rPr>
        <w:t xml:space="preserve"> oder zur Erstellung allgemeiner Persönlichkeits</w:t>
      </w:r>
      <w:r w:rsidR="00ED462A">
        <w:rPr>
          <w:rFonts w:ascii="Times New Roman" w:eastAsia="Times New Roman" w:hAnsi="Times New Roman" w:cs="Times New Roman"/>
          <w:color w:val="000000"/>
          <w:kern w:val="0"/>
          <w:lang w:eastAsia="de-DE"/>
          <w14:ligatures w14:val="none"/>
        </w:rPr>
        <w:t>-</w:t>
      </w:r>
      <w:r w:rsidR="003624D0">
        <w:rPr>
          <w:rFonts w:ascii="Times New Roman" w:eastAsia="Times New Roman" w:hAnsi="Times New Roman" w:cs="Times New Roman"/>
          <w:color w:val="000000"/>
          <w:kern w:val="0"/>
          <w:lang w:eastAsia="de-DE"/>
          <w14:ligatures w14:val="none"/>
        </w:rPr>
        <w:t>,</w:t>
      </w:r>
      <w:r>
        <w:rPr>
          <w:rFonts w:ascii="Times New Roman" w:eastAsia="Times New Roman" w:hAnsi="Times New Roman" w:cs="Times New Roman"/>
          <w:color w:val="000000"/>
          <w:kern w:val="0"/>
          <w:lang w:eastAsia="de-DE"/>
          <w14:ligatures w14:val="none"/>
        </w:rPr>
        <w:t xml:space="preserve"> Leistungs</w:t>
      </w:r>
      <w:r w:rsidR="00ED462A">
        <w:rPr>
          <w:rFonts w:ascii="Times New Roman" w:eastAsia="Times New Roman" w:hAnsi="Times New Roman" w:cs="Times New Roman"/>
          <w:color w:val="000000"/>
          <w:kern w:val="0"/>
          <w:lang w:eastAsia="de-DE"/>
          <w14:ligatures w14:val="none"/>
        </w:rPr>
        <w:t>-</w:t>
      </w:r>
      <w:r w:rsidR="003624D0">
        <w:rPr>
          <w:rFonts w:ascii="Times New Roman" w:eastAsia="Times New Roman" w:hAnsi="Times New Roman" w:cs="Times New Roman"/>
          <w:color w:val="000000"/>
          <w:kern w:val="0"/>
          <w:lang w:eastAsia="de-DE"/>
          <w14:ligatures w14:val="none"/>
        </w:rPr>
        <w:t xml:space="preserve">, </w:t>
      </w:r>
      <w:r>
        <w:rPr>
          <w:rFonts w:ascii="Times New Roman" w:eastAsia="Times New Roman" w:hAnsi="Times New Roman" w:cs="Times New Roman"/>
          <w:color w:val="000000"/>
          <w:kern w:val="0"/>
          <w:lang w:eastAsia="de-DE"/>
          <w14:ligatures w14:val="none"/>
        </w:rPr>
        <w:t xml:space="preserve">oder Verhaltensprofile außerhalb der in diesen Nutzungsbedingungen beschriebenen Zwecke </w:t>
      </w:r>
    </w:p>
    <w:p w14:paraId="4A3E31A2" w14:textId="23E3F180" w:rsidR="00BD184E" w:rsidRDefault="00BD184E" w:rsidP="00D42448">
      <w:pPr>
        <w:pStyle w:val="Listenabsatz"/>
        <w:numPr>
          <w:ilvl w:val="0"/>
          <w:numId w:val="3"/>
        </w:numPr>
        <w:spacing w:before="100" w:beforeAutospacing="1" w:after="100" w:afterAutospacing="1"/>
        <w:jc w:val="both"/>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zu diskriminierenden, rechtswidrigen oder sonst missbräuchlichen Zwecken</w:t>
      </w:r>
      <w:r w:rsidR="00ED462A">
        <w:rPr>
          <w:rFonts w:ascii="Times New Roman" w:eastAsia="Times New Roman" w:hAnsi="Times New Roman" w:cs="Times New Roman"/>
          <w:color w:val="000000"/>
          <w:kern w:val="0"/>
          <w:lang w:eastAsia="de-DE"/>
          <w14:ligatures w14:val="none"/>
        </w:rPr>
        <w:t>,</w:t>
      </w:r>
    </w:p>
    <w:p w14:paraId="22E11742" w14:textId="77777777" w:rsidR="00BD184E" w:rsidRDefault="00BD184E" w:rsidP="00D42448">
      <w:pPr>
        <w:pStyle w:val="Listenabsatz"/>
        <w:numPr>
          <w:ilvl w:val="0"/>
          <w:numId w:val="3"/>
        </w:numPr>
        <w:spacing w:before="100" w:beforeAutospacing="1" w:after="100" w:afterAutospacing="1"/>
        <w:jc w:val="both"/>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zur Verarbeitung personenbezogener Daten ohne hierfür eine erforderliche Rechtsgrundlage oder sonstige Berechtigung</w:t>
      </w:r>
    </w:p>
    <w:p w14:paraId="20532175" w14:textId="77777777" w:rsidR="00BD184E" w:rsidRDefault="00BD184E" w:rsidP="00D42448">
      <w:pPr>
        <w:pStyle w:val="Listenabsatz"/>
        <w:numPr>
          <w:ilvl w:val="0"/>
          <w:numId w:val="3"/>
        </w:numPr>
        <w:spacing w:before="100" w:beforeAutospacing="1" w:after="100" w:afterAutospacing="1"/>
        <w:jc w:val="both"/>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zur Umgehung technischer oder organisatorischer Schutzmaßnahmen der App oder zur Beeinträchtigung ihrer Funktionsfähigkeit</w:t>
      </w:r>
    </w:p>
    <w:p w14:paraId="28E53C45" w14:textId="43532E76" w:rsidR="00EA0743" w:rsidRPr="00802A0E" w:rsidRDefault="00BD184E" w:rsidP="00802A0E">
      <w:pPr>
        <w:pStyle w:val="Listenabsatz"/>
        <w:numPr>
          <w:ilvl w:val="0"/>
          <w:numId w:val="3"/>
        </w:numPr>
        <w:spacing w:before="100" w:beforeAutospacing="1" w:after="100" w:afterAutospacing="1"/>
        <w:jc w:val="both"/>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 xml:space="preserve">zur Nutzung der App in einer Weise, die geeignet ist, Rechte Dritter oder berechtigte Interessen der </w:t>
      </w:r>
      <w:r w:rsidR="00EA0743">
        <w:rPr>
          <w:rFonts w:ascii="Times New Roman" w:eastAsia="Times New Roman" w:hAnsi="Times New Roman" w:cs="Times New Roman"/>
          <w:color w:val="000000"/>
          <w:kern w:val="0"/>
          <w:lang w:eastAsia="de-DE"/>
          <w14:ligatures w14:val="none"/>
        </w:rPr>
        <w:t>LMU</w:t>
      </w:r>
      <w:r>
        <w:rPr>
          <w:rFonts w:ascii="Times New Roman" w:eastAsia="Times New Roman" w:hAnsi="Times New Roman" w:cs="Times New Roman"/>
          <w:color w:val="000000"/>
          <w:kern w:val="0"/>
          <w:lang w:eastAsia="de-DE"/>
          <w14:ligatures w14:val="none"/>
        </w:rPr>
        <w:t xml:space="preserve"> zu verletzen. </w:t>
      </w:r>
    </w:p>
    <w:p w14:paraId="2A23AD8B" w14:textId="77777777" w:rsidR="00EA0743" w:rsidRDefault="00EA0743" w:rsidP="00D42448">
      <w:pPr>
        <w:pStyle w:val="Listenabsatz"/>
        <w:spacing w:before="100" w:beforeAutospacing="1" w:after="100" w:afterAutospacing="1"/>
        <w:jc w:val="both"/>
        <w:rPr>
          <w:ins w:id="0" w:author="Thiede India (Legal Counsel, LMU)" w:date="2026-07-01T14:23:00Z"/>
          <w:rFonts w:ascii="Times New Roman" w:eastAsia="Times New Roman" w:hAnsi="Times New Roman" w:cs="Times New Roman"/>
          <w:color w:val="000000"/>
          <w:kern w:val="0"/>
          <w:lang w:eastAsia="de-DE"/>
          <w14:ligatures w14:val="none"/>
        </w:rPr>
      </w:pPr>
    </w:p>
    <w:p w14:paraId="7D53E5C6" w14:textId="77777777" w:rsidR="00EA0743" w:rsidRPr="00D42448" w:rsidRDefault="00EA0743" w:rsidP="00D42448">
      <w:pPr>
        <w:pStyle w:val="Listenabsatz"/>
        <w:spacing w:before="100" w:beforeAutospacing="1" w:after="100" w:afterAutospacing="1"/>
        <w:jc w:val="both"/>
        <w:rPr>
          <w:rFonts w:ascii="Times New Roman" w:eastAsia="Times New Roman" w:hAnsi="Times New Roman" w:cs="Times New Roman"/>
          <w:color w:val="000000"/>
          <w:kern w:val="0"/>
          <w:lang w:eastAsia="de-DE"/>
          <w14:ligatures w14:val="none"/>
        </w:rPr>
      </w:pPr>
    </w:p>
    <w:p w14:paraId="595AB29E" w14:textId="7AA2B34C" w:rsidR="00151DCF" w:rsidRPr="00151DCF" w:rsidRDefault="00BD184E" w:rsidP="00D42448">
      <w:pPr>
        <w:spacing w:before="100" w:beforeAutospacing="1" w:after="100" w:afterAutospacing="1"/>
        <w:jc w:val="both"/>
        <w:outlineLvl w:val="1"/>
        <w:rPr>
          <w:rFonts w:ascii="Times New Roman" w:eastAsia="Times New Roman" w:hAnsi="Times New Roman" w:cs="Times New Roman"/>
          <w:b/>
          <w:bCs/>
          <w:color w:val="000000"/>
          <w:kern w:val="0"/>
          <w:sz w:val="36"/>
          <w:szCs w:val="36"/>
          <w:lang w:eastAsia="de-DE"/>
          <w14:ligatures w14:val="none"/>
        </w:rPr>
      </w:pPr>
      <w:r>
        <w:rPr>
          <w:rFonts w:ascii="Times New Roman" w:eastAsia="Times New Roman" w:hAnsi="Times New Roman" w:cs="Times New Roman"/>
          <w:b/>
          <w:bCs/>
          <w:color w:val="000000"/>
          <w:kern w:val="0"/>
          <w:sz w:val="36"/>
          <w:szCs w:val="36"/>
          <w:lang w:eastAsia="de-DE"/>
          <w14:ligatures w14:val="none"/>
        </w:rPr>
        <w:t xml:space="preserve">§ </w:t>
      </w:r>
      <w:r w:rsidR="00151DCF" w:rsidRPr="00151DCF">
        <w:rPr>
          <w:rFonts w:ascii="Times New Roman" w:eastAsia="Times New Roman" w:hAnsi="Times New Roman" w:cs="Times New Roman"/>
          <w:b/>
          <w:bCs/>
          <w:color w:val="000000"/>
          <w:kern w:val="0"/>
          <w:sz w:val="36"/>
          <w:szCs w:val="36"/>
          <w:lang w:eastAsia="de-DE"/>
          <w14:ligatures w14:val="none"/>
        </w:rPr>
        <w:t>5. Datenschutzfreundliche Nutzung</w:t>
      </w:r>
    </w:p>
    <w:p w14:paraId="35236E6D" w14:textId="20543103" w:rsidR="00BD184E" w:rsidRPr="00C07A36" w:rsidRDefault="000F0032" w:rsidP="00D42448">
      <w:pPr>
        <w:pStyle w:val="Listenabsatz"/>
        <w:numPr>
          <w:ilvl w:val="0"/>
          <w:numId w:val="4"/>
        </w:numPr>
        <w:spacing w:before="100" w:beforeAutospacing="1" w:after="100" w:afterAutospacing="1"/>
        <w:jc w:val="both"/>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 xml:space="preserve">Die Nutzerinnen und Nutzer sind </w:t>
      </w:r>
      <w:r w:rsidR="00BD184E">
        <w:rPr>
          <w:rFonts w:ascii="Times New Roman" w:eastAsia="Times New Roman" w:hAnsi="Times New Roman" w:cs="Times New Roman"/>
          <w:color w:val="000000"/>
          <w:kern w:val="0"/>
          <w:lang w:eastAsia="de-DE"/>
          <w14:ligatures w14:val="none"/>
        </w:rPr>
        <w:t xml:space="preserve">dafür </w:t>
      </w:r>
      <w:r w:rsidR="009C7589">
        <w:rPr>
          <w:rFonts w:ascii="Times New Roman" w:eastAsia="Times New Roman" w:hAnsi="Times New Roman" w:cs="Times New Roman"/>
          <w:color w:val="000000"/>
          <w:kern w:val="0"/>
          <w:lang w:eastAsia="de-DE"/>
          <w14:ligatures w14:val="none"/>
        </w:rPr>
        <w:t>verantwortlich</w:t>
      </w:r>
      <w:r w:rsidR="00BD184E">
        <w:rPr>
          <w:rFonts w:ascii="Times New Roman" w:eastAsia="Times New Roman" w:hAnsi="Times New Roman" w:cs="Times New Roman"/>
          <w:color w:val="000000"/>
          <w:kern w:val="0"/>
          <w:lang w:eastAsia="de-DE"/>
          <w14:ligatures w14:val="none"/>
        </w:rPr>
        <w:t>, bei der Nutzung der App die geltenden datenschutzrechtlichen Bestimmungen einzuhalten</w:t>
      </w:r>
      <w:r w:rsidR="00EA0743">
        <w:rPr>
          <w:rFonts w:ascii="Times New Roman" w:eastAsia="Times New Roman" w:hAnsi="Times New Roman" w:cs="Times New Roman"/>
          <w:color w:val="000000"/>
          <w:kern w:val="0"/>
          <w:lang w:eastAsia="de-DE"/>
          <w14:ligatures w14:val="none"/>
        </w:rPr>
        <w:t xml:space="preserve">. Weitere Informationen zur Verarbeitung personenbezogener Daten enthält die Datenschutzerklärung. </w:t>
      </w:r>
      <w:r>
        <w:rPr>
          <w:rFonts w:ascii="Times New Roman" w:eastAsia="Times New Roman" w:hAnsi="Times New Roman" w:cs="Times New Roman"/>
          <w:color w:val="000000"/>
          <w:kern w:val="0"/>
          <w:lang w:eastAsia="de-DE"/>
          <w14:ligatures w14:val="none"/>
        </w:rPr>
        <w:t xml:space="preserve"> </w:t>
      </w:r>
    </w:p>
    <w:p w14:paraId="306146D5" w14:textId="58E8FE47" w:rsidR="000F0032" w:rsidRDefault="000F0032" w:rsidP="00D42448">
      <w:pPr>
        <w:pStyle w:val="Listenabsatz"/>
        <w:numPr>
          <w:ilvl w:val="0"/>
          <w:numId w:val="4"/>
        </w:numPr>
        <w:spacing w:before="100" w:beforeAutospacing="1" w:after="100" w:afterAutospacing="1"/>
        <w:jc w:val="both"/>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 xml:space="preserve">Es sollen im Rahmen der Benutzung </w:t>
      </w:r>
      <w:proofErr w:type="gramStart"/>
      <w:r w:rsidR="00EA0743">
        <w:rPr>
          <w:rFonts w:ascii="Times New Roman" w:eastAsia="Times New Roman" w:hAnsi="Times New Roman" w:cs="Times New Roman"/>
          <w:color w:val="000000"/>
          <w:kern w:val="0"/>
          <w:lang w:eastAsia="de-DE"/>
          <w14:ligatures w14:val="none"/>
        </w:rPr>
        <w:t>ausschließlich solche personenbezogenen Daten</w:t>
      </w:r>
      <w:proofErr w:type="gramEnd"/>
      <w:r>
        <w:rPr>
          <w:rFonts w:ascii="Times New Roman" w:eastAsia="Times New Roman" w:hAnsi="Times New Roman" w:cs="Times New Roman"/>
          <w:color w:val="000000"/>
          <w:kern w:val="0"/>
          <w:lang w:eastAsia="de-DE"/>
          <w14:ligatures w14:val="none"/>
        </w:rPr>
        <w:t xml:space="preserve"> eingegeben werden, die für den jeweiligen Nutzungszweck erforderlich sind. </w:t>
      </w:r>
      <w:r w:rsidR="00151DCF" w:rsidRPr="00C07A36">
        <w:rPr>
          <w:rFonts w:ascii="Times New Roman" w:eastAsia="Times New Roman" w:hAnsi="Times New Roman" w:cs="Times New Roman"/>
          <w:color w:val="000000"/>
          <w:kern w:val="0"/>
          <w:lang w:eastAsia="de-DE"/>
          <w14:ligatures w14:val="none"/>
        </w:rPr>
        <w:t>Freitextfelder s</w:t>
      </w:r>
      <w:r>
        <w:rPr>
          <w:rFonts w:ascii="Times New Roman" w:eastAsia="Times New Roman" w:hAnsi="Times New Roman" w:cs="Times New Roman"/>
          <w:color w:val="000000"/>
          <w:kern w:val="0"/>
          <w:lang w:eastAsia="de-DE"/>
          <w14:ligatures w14:val="none"/>
        </w:rPr>
        <w:t>ind</w:t>
      </w:r>
      <w:r w:rsidR="00151DCF" w:rsidRPr="00802A0E">
        <w:rPr>
          <w:rFonts w:ascii="Times New Roman" w:eastAsia="Times New Roman" w:hAnsi="Times New Roman" w:cs="Times New Roman"/>
          <w:color w:val="000000"/>
          <w:kern w:val="0"/>
          <w:lang w:eastAsia="de-DE"/>
          <w14:ligatures w14:val="none"/>
        </w:rPr>
        <w:t xml:space="preserve"> nicht für vertrauliche, </w:t>
      </w:r>
      <w:r>
        <w:rPr>
          <w:rFonts w:ascii="Times New Roman" w:eastAsia="Times New Roman" w:hAnsi="Times New Roman" w:cs="Times New Roman"/>
          <w:color w:val="000000"/>
          <w:kern w:val="0"/>
          <w:lang w:eastAsia="de-DE"/>
          <w14:ligatures w14:val="none"/>
        </w:rPr>
        <w:t xml:space="preserve">besondere Kategorien personenbezogener Daten im Sinne von Art. 9 DSGVO oder sonstige nicht erforderliche Informationen bestimmt. </w:t>
      </w:r>
    </w:p>
    <w:p w14:paraId="03673D30" w14:textId="4FE13C8A" w:rsidR="000F0032" w:rsidRDefault="000F0032" w:rsidP="00D42448">
      <w:pPr>
        <w:pStyle w:val="Listenabsatz"/>
        <w:numPr>
          <w:ilvl w:val="0"/>
          <w:numId w:val="4"/>
        </w:numPr>
        <w:spacing w:before="100" w:beforeAutospacing="1" w:after="100" w:afterAutospacing="1"/>
        <w:jc w:val="both"/>
        <w:rPr>
          <w:rFonts w:ascii="Times New Roman" w:eastAsia="Times New Roman" w:hAnsi="Times New Roman" w:cs="Times New Roman"/>
          <w:color w:val="000000"/>
          <w:kern w:val="0"/>
          <w:lang w:eastAsia="de-DE"/>
          <w14:ligatures w14:val="none"/>
        </w:rPr>
      </w:pPr>
      <w:r w:rsidRPr="000F0032">
        <w:rPr>
          <w:rFonts w:ascii="Times New Roman" w:eastAsia="Times New Roman" w:hAnsi="Times New Roman" w:cs="Times New Roman"/>
          <w:color w:val="000000"/>
          <w:kern w:val="0"/>
          <w:lang w:eastAsia="de-DE"/>
          <w14:ligatures w14:val="none"/>
        </w:rPr>
        <w:lastRenderedPageBreak/>
        <w:t>Die Nutzerinnen und Nutzer sind für die sichere Speicherung und den Schutz lokal gespeicherter Daten sowie exportierter Dateien verantwortlich. Bei gemeinsam genutzten Endgeräten sollen lokal gespeicherte Daten nach Abschluss der Nutzung gelöscht werden, insbesondere über die Funktion „Clear“ oder durch das Löschen des Browser-Speichers.</w:t>
      </w:r>
    </w:p>
    <w:p w14:paraId="0B87D021" w14:textId="13079979" w:rsidR="00C07A36" w:rsidRPr="00C07A36" w:rsidRDefault="000F0032" w:rsidP="00D42448">
      <w:pPr>
        <w:pStyle w:val="Listenabsatz"/>
        <w:numPr>
          <w:ilvl w:val="0"/>
          <w:numId w:val="4"/>
        </w:numPr>
        <w:spacing w:before="100" w:beforeAutospacing="1" w:after="100" w:afterAutospacing="1"/>
        <w:jc w:val="both"/>
        <w:rPr>
          <w:rFonts w:ascii="Times New Roman" w:eastAsia="Times New Roman" w:hAnsi="Times New Roman" w:cs="Times New Roman"/>
          <w:color w:val="000000"/>
          <w:kern w:val="0"/>
          <w:lang w:eastAsia="de-DE"/>
          <w14:ligatures w14:val="none"/>
        </w:rPr>
      </w:pPr>
      <w:r w:rsidRPr="00C07A36">
        <w:rPr>
          <w:rFonts w:ascii="Times New Roman" w:eastAsia="Times New Roman" w:hAnsi="Times New Roman" w:cs="Times New Roman"/>
          <w:color w:val="000000"/>
          <w:kern w:val="0"/>
          <w:lang w:eastAsia="de-DE"/>
          <w14:ligatures w14:val="none"/>
        </w:rPr>
        <w:t xml:space="preserve">Vor der Nutzung optionaler Funktionen, insbesondere des Imports von Daten aus ORCID oder des Abrufs von Metadaten über DOI-Dienste, sollen die Nutzerinnen und Nutzer prüfen, </w:t>
      </w:r>
      <w:r w:rsidR="00C07A36" w:rsidRPr="00C07A36">
        <w:rPr>
          <w:rFonts w:ascii="Times New Roman" w:eastAsia="Times New Roman" w:hAnsi="Times New Roman" w:cs="Times New Roman"/>
          <w:color w:val="000000"/>
          <w:kern w:val="0"/>
          <w:lang w:eastAsia="de-DE"/>
          <w14:ligatures w14:val="none"/>
        </w:rPr>
        <w:t>welche Angaben in Ihrem ORCID-Profil öffentlich sichtbar sind, nicht benötigte Einträge können dort auf „</w:t>
      </w:r>
      <w:proofErr w:type="spellStart"/>
      <w:r w:rsidR="00C07A36" w:rsidRPr="00C07A36">
        <w:rPr>
          <w:rFonts w:ascii="Times New Roman" w:eastAsia="Times New Roman" w:hAnsi="Times New Roman" w:cs="Times New Roman"/>
          <w:color w:val="000000"/>
          <w:kern w:val="0"/>
          <w:lang w:eastAsia="de-DE"/>
          <w14:ligatures w14:val="none"/>
        </w:rPr>
        <w:t>Trusted</w:t>
      </w:r>
      <w:proofErr w:type="spellEnd"/>
      <w:r w:rsidR="00C07A36" w:rsidRPr="00C07A36">
        <w:rPr>
          <w:rFonts w:ascii="Times New Roman" w:eastAsia="Times New Roman" w:hAnsi="Times New Roman" w:cs="Times New Roman"/>
          <w:color w:val="000000"/>
          <w:kern w:val="0"/>
          <w:lang w:eastAsia="de-DE"/>
          <w14:ligatures w14:val="none"/>
        </w:rPr>
        <w:t xml:space="preserve"> </w:t>
      </w:r>
      <w:proofErr w:type="spellStart"/>
      <w:r w:rsidR="00C07A36" w:rsidRPr="00C07A36">
        <w:rPr>
          <w:rFonts w:ascii="Times New Roman" w:eastAsia="Times New Roman" w:hAnsi="Times New Roman" w:cs="Times New Roman"/>
          <w:color w:val="000000"/>
          <w:kern w:val="0"/>
          <w:lang w:eastAsia="de-DE"/>
          <w14:ligatures w14:val="none"/>
        </w:rPr>
        <w:t>parties</w:t>
      </w:r>
      <w:proofErr w:type="spellEnd"/>
      <w:r w:rsidR="00C07A36" w:rsidRPr="00C07A36">
        <w:rPr>
          <w:rFonts w:ascii="Times New Roman" w:eastAsia="Times New Roman" w:hAnsi="Times New Roman" w:cs="Times New Roman"/>
          <w:color w:val="000000"/>
          <w:kern w:val="0"/>
          <w:lang w:eastAsia="de-DE"/>
          <w14:ligatures w14:val="none"/>
        </w:rPr>
        <w:t xml:space="preserve">“ oder „Only </w:t>
      </w:r>
      <w:proofErr w:type="spellStart"/>
      <w:r w:rsidR="00C07A36" w:rsidRPr="00C07A36">
        <w:rPr>
          <w:rFonts w:ascii="Times New Roman" w:eastAsia="Times New Roman" w:hAnsi="Times New Roman" w:cs="Times New Roman"/>
          <w:color w:val="000000"/>
          <w:kern w:val="0"/>
          <w:lang w:eastAsia="de-DE"/>
          <w14:ligatures w14:val="none"/>
        </w:rPr>
        <w:t>me</w:t>
      </w:r>
      <w:proofErr w:type="spellEnd"/>
      <w:r w:rsidR="00C07A36" w:rsidRPr="00C07A36">
        <w:rPr>
          <w:rFonts w:ascii="Times New Roman" w:eastAsia="Times New Roman" w:hAnsi="Times New Roman" w:cs="Times New Roman"/>
          <w:color w:val="000000"/>
          <w:kern w:val="0"/>
          <w:lang w:eastAsia="de-DE"/>
          <w14:ligatures w14:val="none"/>
        </w:rPr>
        <w:t xml:space="preserve">“ gesetzt werden. Für Einreichung an Kommissionen soll nur der erforderliche Export verwendet werden, nicht ein vollständiges persönliches Archiv. </w:t>
      </w:r>
    </w:p>
    <w:p w14:paraId="0C2FB1EC" w14:textId="1F71910F" w:rsidR="00151DCF" w:rsidRPr="00151DCF" w:rsidRDefault="00C07A36" w:rsidP="00D42448">
      <w:pPr>
        <w:spacing w:before="100" w:beforeAutospacing="1" w:after="100" w:afterAutospacing="1"/>
        <w:jc w:val="both"/>
        <w:outlineLvl w:val="1"/>
        <w:rPr>
          <w:rFonts w:ascii="Times New Roman" w:eastAsia="Times New Roman" w:hAnsi="Times New Roman" w:cs="Times New Roman"/>
          <w:b/>
          <w:bCs/>
          <w:color w:val="000000"/>
          <w:kern w:val="0"/>
          <w:sz w:val="36"/>
          <w:szCs w:val="36"/>
          <w:lang w:eastAsia="de-DE"/>
          <w14:ligatures w14:val="none"/>
        </w:rPr>
      </w:pPr>
      <w:r w:rsidRPr="00C07A36">
        <w:rPr>
          <w:rFonts w:ascii="Times New Roman" w:eastAsia="Times New Roman" w:hAnsi="Times New Roman" w:cs="Times New Roman"/>
          <w:color w:val="000000"/>
          <w:kern w:val="0"/>
          <w:sz w:val="36"/>
          <w:szCs w:val="36"/>
          <w:lang w:eastAsia="de-DE"/>
          <w14:ligatures w14:val="none"/>
        </w:rPr>
        <w:t xml:space="preserve">§ </w:t>
      </w:r>
      <w:r w:rsidR="00151DCF" w:rsidRPr="00151DCF">
        <w:rPr>
          <w:rFonts w:ascii="Times New Roman" w:eastAsia="Times New Roman" w:hAnsi="Times New Roman" w:cs="Times New Roman"/>
          <w:b/>
          <w:bCs/>
          <w:color w:val="000000"/>
          <w:kern w:val="0"/>
          <w:sz w:val="36"/>
          <w:szCs w:val="36"/>
          <w:lang w:eastAsia="de-DE"/>
          <w14:ligatures w14:val="none"/>
        </w:rPr>
        <w:t>6. Verantwortung und Grenzen</w:t>
      </w:r>
    </w:p>
    <w:p w14:paraId="0FC91EBF" w14:textId="14CE2BCC" w:rsidR="00ED462A" w:rsidRDefault="00151DCF" w:rsidP="00D42448">
      <w:pPr>
        <w:pStyle w:val="Listenabsatz"/>
        <w:numPr>
          <w:ilvl w:val="0"/>
          <w:numId w:val="5"/>
        </w:numPr>
        <w:jc w:val="both"/>
        <w:rPr>
          <w:rFonts w:ascii="Times New Roman" w:eastAsia="Times New Roman" w:hAnsi="Times New Roman" w:cs="Times New Roman"/>
          <w:color w:val="000000"/>
          <w:kern w:val="0"/>
          <w:lang w:eastAsia="de-DE"/>
          <w14:ligatures w14:val="none"/>
        </w:rPr>
      </w:pPr>
      <w:proofErr w:type="spellStart"/>
      <w:proofErr w:type="gramStart"/>
      <w:r w:rsidRPr="007B56DC">
        <w:rPr>
          <w:rFonts w:ascii="Times New Roman" w:eastAsia="Times New Roman" w:hAnsi="Times New Roman" w:cs="Times New Roman"/>
          <w:color w:val="000000"/>
          <w:kern w:val="0"/>
          <w:lang w:eastAsia="de-DE"/>
          <w14:ligatures w14:val="none"/>
        </w:rPr>
        <w:t>Nutzer:innen</w:t>
      </w:r>
      <w:proofErr w:type="spellEnd"/>
      <w:proofErr w:type="gramEnd"/>
      <w:r w:rsidRPr="007B56DC">
        <w:rPr>
          <w:rFonts w:ascii="Times New Roman" w:eastAsia="Times New Roman" w:hAnsi="Times New Roman" w:cs="Times New Roman"/>
          <w:color w:val="000000"/>
          <w:kern w:val="0"/>
          <w:lang w:eastAsia="de-DE"/>
          <w14:ligatures w14:val="none"/>
        </w:rPr>
        <w:t xml:space="preserve"> sind für Richtigkeit, Vollständigkeit und Rechtmäßigkeit ihrer Eingaben sowie für die sichere Aufbewahrung exportierter Dateien verantwortlich. </w:t>
      </w:r>
    </w:p>
    <w:p w14:paraId="034B41CE" w14:textId="30D84B66" w:rsidR="00ED462A" w:rsidRDefault="00ED462A" w:rsidP="00D42448">
      <w:pPr>
        <w:pStyle w:val="Listenabsatz"/>
        <w:numPr>
          <w:ilvl w:val="0"/>
          <w:numId w:val="5"/>
        </w:numPr>
        <w:jc w:val="both"/>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 xml:space="preserve">Die Nutzerinnen und Nutzer sind dafür verantwortlich, dass sie zur Verarbeitung der eingegebenen Daten berechtigt sind und Rechte Dritter nicht verletzt werden. </w:t>
      </w:r>
    </w:p>
    <w:p w14:paraId="4FD4F8A0" w14:textId="70D3A3F4" w:rsidR="00ED462A" w:rsidRDefault="00ED462A" w:rsidP="00D42448">
      <w:pPr>
        <w:pStyle w:val="Listenabsatz"/>
        <w:numPr>
          <w:ilvl w:val="0"/>
          <w:numId w:val="5"/>
        </w:numPr>
        <w:jc w:val="both"/>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 xml:space="preserve">Exportierte Dateien dürfen nur an Personen oder Stellen weitergegeben werden, die sie für den jeweiligen Verwendungszweck benötigen und zu deren Erhalt diese berechtigt sind. </w:t>
      </w:r>
    </w:p>
    <w:p w14:paraId="4DB89C53" w14:textId="59447D08" w:rsidR="00ED462A" w:rsidRPr="007B56DC" w:rsidRDefault="00ED462A" w:rsidP="00D42448">
      <w:pPr>
        <w:pStyle w:val="Listenabsatz"/>
        <w:numPr>
          <w:ilvl w:val="0"/>
          <w:numId w:val="5"/>
        </w:numPr>
        <w:jc w:val="both"/>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 xml:space="preserve">Die Nutzerinnen und Nutzer bleiben für sämtliche auf Grundlage der durch die App bereitgestellten Informationen getroffenen Entscheidungen selbst verantwortlich. </w:t>
      </w:r>
    </w:p>
    <w:p w14:paraId="3EE307B3" w14:textId="77777777" w:rsidR="00C07A36" w:rsidRPr="007B56DC" w:rsidRDefault="00C07A36" w:rsidP="00D42448">
      <w:pPr>
        <w:pStyle w:val="Listenabsatz"/>
        <w:spacing w:before="100" w:beforeAutospacing="1" w:after="100" w:afterAutospacing="1"/>
        <w:jc w:val="both"/>
        <w:rPr>
          <w:rFonts w:ascii="Times New Roman" w:eastAsia="Times New Roman" w:hAnsi="Times New Roman" w:cs="Times New Roman"/>
          <w:color w:val="000000"/>
          <w:kern w:val="0"/>
          <w:lang w:eastAsia="de-DE"/>
          <w14:ligatures w14:val="none"/>
        </w:rPr>
      </w:pPr>
    </w:p>
    <w:p w14:paraId="2D4866EB" w14:textId="163C94C6" w:rsidR="00ED462A" w:rsidRPr="007B56DC" w:rsidRDefault="00ED462A" w:rsidP="00D42448">
      <w:pPr>
        <w:spacing w:before="100" w:beforeAutospacing="1" w:after="100" w:afterAutospacing="1"/>
        <w:jc w:val="both"/>
        <w:outlineLvl w:val="1"/>
        <w:rPr>
          <w:rFonts w:ascii="Times New Roman" w:eastAsia="Times New Roman" w:hAnsi="Times New Roman" w:cs="Times New Roman"/>
          <w:b/>
          <w:bCs/>
          <w:color w:val="000000"/>
          <w:kern w:val="0"/>
          <w:sz w:val="36"/>
          <w:szCs w:val="36"/>
          <w:lang w:eastAsia="de-DE"/>
          <w14:ligatures w14:val="none"/>
        </w:rPr>
      </w:pPr>
      <w:r>
        <w:rPr>
          <w:rFonts w:ascii="Times New Roman" w:eastAsia="Times New Roman" w:hAnsi="Times New Roman" w:cs="Times New Roman"/>
          <w:b/>
          <w:bCs/>
          <w:color w:val="000000"/>
          <w:kern w:val="0"/>
          <w:sz w:val="36"/>
          <w:szCs w:val="36"/>
          <w:lang w:eastAsia="de-DE"/>
          <w14:ligatures w14:val="none"/>
        </w:rPr>
        <w:t xml:space="preserve">§ </w:t>
      </w:r>
      <w:r w:rsidR="00151DCF" w:rsidRPr="00151DCF">
        <w:rPr>
          <w:rFonts w:ascii="Times New Roman" w:eastAsia="Times New Roman" w:hAnsi="Times New Roman" w:cs="Times New Roman"/>
          <w:b/>
          <w:bCs/>
          <w:color w:val="000000"/>
          <w:kern w:val="0"/>
          <w:sz w:val="36"/>
          <w:szCs w:val="36"/>
          <w:lang w:eastAsia="de-DE"/>
          <w14:ligatures w14:val="none"/>
        </w:rPr>
        <w:t xml:space="preserve">7. </w:t>
      </w:r>
      <w:r>
        <w:rPr>
          <w:rFonts w:ascii="Times New Roman" w:eastAsia="Times New Roman" w:hAnsi="Times New Roman" w:cs="Times New Roman"/>
          <w:b/>
          <w:bCs/>
          <w:color w:val="000000"/>
          <w:kern w:val="0"/>
          <w:sz w:val="36"/>
          <w:szCs w:val="36"/>
          <w:lang w:eastAsia="de-DE"/>
          <w14:ligatures w14:val="none"/>
        </w:rPr>
        <w:t>Gewährleistungen und Haftung</w:t>
      </w:r>
    </w:p>
    <w:p w14:paraId="339E422C" w14:textId="77777777" w:rsidR="00ED462A" w:rsidRDefault="00151DCF" w:rsidP="00D42448">
      <w:pPr>
        <w:pStyle w:val="Listenabsatz"/>
        <w:numPr>
          <w:ilvl w:val="0"/>
          <w:numId w:val="9"/>
        </w:numPr>
        <w:spacing w:before="100" w:beforeAutospacing="1" w:after="100" w:afterAutospacing="1"/>
        <w:jc w:val="both"/>
        <w:rPr>
          <w:rFonts w:ascii="Times New Roman" w:eastAsia="Times New Roman" w:hAnsi="Times New Roman" w:cs="Times New Roman"/>
          <w:color w:val="000000"/>
          <w:kern w:val="0"/>
          <w:lang w:eastAsia="de-DE"/>
          <w14:ligatures w14:val="none"/>
        </w:rPr>
      </w:pPr>
      <w:r w:rsidRPr="007B56DC">
        <w:rPr>
          <w:rFonts w:ascii="Times New Roman" w:eastAsia="Times New Roman" w:hAnsi="Times New Roman" w:cs="Times New Roman"/>
          <w:color w:val="000000"/>
          <w:kern w:val="0"/>
          <w:lang w:eastAsia="de-DE"/>
          <w14:ligatures w14:val="none"/>
        </w:rPr>
        <w:t xml:space="preserve">Die App wird unentgeltlich </w:t>
      </w:r>
      <w:r w:rsidR="00E8255A" w:rsidRPr="007B56DC">
        <w:rPr>
          <w:rFonts w:ascii="Times New Roman" w:eastAsia="Times New Roman" w:hAnsi="Times New Roman" w:cs="Times New Roman"/>
          <w:color w:val="000000"/>
          <w:kern w:val="0"/>
          <w:lang w:eastAsia="de-DE"/>
          <w14:ligatures w14:val="none"/>
        </w:rPr>
        <w:t xml:space="preserve">als Open Source </w:t>
      </w:r>
      <w:r w:rsidRPr="007B56DC">
        <w:rPr>
          <w:rFonts w:ascii="Times New Roman" w:eastAsia="Times New Roman" w:hAnsi="Times New Roman" w:cs="Times New Roman"/>
          <w:color w:val="000000"/>
          <w:kern w:val="0"/>
          <w:lang w:eastAsia="de-DE"/>
          <w14:ligatures w14:val="none"/>
        </w:rPr>
        <w:t>bereitgestellt; ein Anspruch auf ständige Verfügbarkeit, Wartung, Fehlerfreiheit oder Fortführung bestimmter Funktionen besteht nicht.</w:t>
      </w:r>
    </w:p>
    <w:p w14:paraId="35F9E088" w14:textId="777A5F2C" w:rsidR="00ED462A" w:rsidRPr="007B56DC" w:rsidRDefault="00ED462A" w:rsidP="00D42448">
      <w:pPr>
        <w:pStyle w:val="Listenabsatz"/>
        <w:numPr>
          <w:ilvl w:val="0"/>
          <w:numId w:val="9"/>
        </w:numPr>
        <w:spacing w:before="100" w:beforeAutospacing="1" w:after="100" w:afterAutospacing="1"/>
        <w:jc w:val="both"/>
        <w:rPr>
          <w:rFonts w:ascii="Times New Roman" w:eastAsia="Times New Roman" w:hAnsi="Times New Roman" w:cs="Times New Roman"/>
          <w:color w:val="000000"/>
          <w:kern w:val="0"/>
          <w:lang w:eastAsia="de-DE"/>
          <w14:ligatures w14:val="none"/>
        </w:rPr>
      </w:pPr>
      <w:r w:rsidRPr="007B56DC">
        <w:rPr>
          <w:rFonts w:ascii="Times New Roman" w:eastAsia="Times New Roman" w:hAnsi="Times New Roman" w:cs="Times New Roman"/>
          <w:color w:val="000000"/>
          <w:kern w:val="0"/>
          <w:lang w:eastAsia="de-DE"/>
          <w14:ligatures w14:val="none"/>
        </w:rPr>
        <w:t>Die App erstellt keine rechtsverbindlichen Entscheidungen und ersetzt keine fachliche Begutachtung. Scores, Profile, Warnhinweise und Exporte bilden nur die eingegebenen bzw. importierten Informationen und die jeweils implementierten Indikatoren ab; sie können unvollständig, fehlerhaft oder im Einzelfall unpassend sein und müssen überprüft und kontextualisiert werden.</w:t>
      </w:r>
    </w:p>
    <w:p w14:paraId="2C464790" w14:textId="2CA21199" w:rsidR="00151DCF" w:rsidRDefault="00151DCF" w:rsidP="00D42448">
      <w:pPr>
        <w:pStyle w:val="Listenabsatz"/>
        <w:numPr>
          <w:ilvl w:val="0"/>
          <w:numId w:val="9"/>
        </w:numPr>
        <w:spacing w:before="100" w:beforeAutospacing="1" w:after="100" w:afterAutospacing="1"/>
        <w:jc w:val="both"/>
        <w:rPr>
          <w:rFonts w:ascii="Times New Roman" w:eastAsia="Times New Roman" w:hAnsi="Times New Roman" w:cs="Times New Roman"/>
          <w:color w:val="000000"/>
          <w:kern w:val="0"/>
          <w:lang w:eastAsia="de-DE"/>
          <w14:ligatures w14:val="none"/>
        </w:rPr>
      </w:pPr>
      <w:r w:rsidRPr="007B56DC">
        <w:rPr>
          <w:rFonts w:ascii="Times New Roman" w:eastAsia="Times New Roman" w:hAnsi="Times New Roman" w:cs="Times New Roman"/>
          <w:color w:val="000000"/>
          <w:kern w:val="0"/>
          <w:lang w:eastAsia="de-DE"/>
          <w14:ligatures w14:val="none"/>
        </w:rPr>
        <w:t>Die App und ihre Indikatoren können geändert werden</w:t>
      </w:r>
      <w:r w:rsidR="00ED462A">
        <w:rPr>
          <w:rFonts w:ascii="Times New Roman" w:eastAsia="Times New Roman" w:hAnsi="Times New Roman" w:cs="Times New Roman"/>
          <w:color w:val="000000"/>
          <w:kern w:val="0"/>
          <w:lang w:eastAsia="de-DE"/>
          <w14:ligatures w14:val="none"/>
        </w:rPr>
        <w:t>, i</w:t>
      </w:r>
      <w:r w:rsidR="0080676A" w:rsidRPr="007B56DC">
        <w:rPr>
          <w:rFonts w:ascii="Times New Roman" w:eastAsia="Times New Roman" w:hAnsi="Times New Roman" w:cs="Times New Roman"/>
          <w:color w:val="000000"/>
          <w:kern w:val="0"/>
          <w:lang w:eastAsia="de-DE"/>
          <w14:ligatures w14:val="none"/>
        </w:rPr>
        <w:t xml:space="preserve">nsbesondere behält sich der </w:t>
      </w:r>
      <w:r w:rsidR="00EA0743">
        <w:rPr>
          <w:rFonts w:ascii="Times New Roman" w:eastAsia="Times New Roman" w:hAnsi="Times New Roman" w:cs="Times New Roman"/>
          <w:color w:val="000000"/>
          <w:kern w:val="0"/>
          <w:lang w:eastAsia="de-DE"/>
          <w14:ligatures w14:val="none"/>
        </w:rPr>
        <w:t>LMU</w:t>
      </w:r>
      <w:r w:rsidR="0080676A" w:rsidRPr="007B56DC">
        <w:rPr>
          <w:rFonts w:ascii="Times New Roman" w:eastAsia="Times New Roman" w:hAnsi="Times New Roman" w:cs="Times New Roman"/>
          <w:color w:val="000000"/>
          <w:kern w:val="0"/>
          <w:lang w:eastAsia="de-DE"/>
          <w14:ligatures w14:val="none"/>
        </w:rPr>
        <w:t xml:space="preserve"> auch das Recht vor, die App jederzeit einzustellen, wenn er dies für erforderlich hält.</w:t>
      </w:r>
      <w:r w:rsidRPr="007B56DC">
        <w:rPr>
          <w:rFonts w:ascii="Times New Roman" w:eastAsia="Times New Roman" w:hAnsi="Times New Roman" w:cs="Times New Roman"/>
          <w:color w:val="000000"/>
          <w:kern w:val="0"/>
          <w:lang w:eastAsia="de-DE"/>
          <w14:ligatures w14:val="none"/>
        </w:rPr>
        <w:t xml:space="preserve"> Informationen zu Verantwortlichkeit, Kontakt und Betroffenenrechten finden Sie in der Datenschutzerklärung.</w:t>
      </w:r>
    </w:p>
    <w:p w14:paraId="4AEC0448" w14:textId="345AFF44" w:rsidR="00ED462A" w:rsidRDefault="00ED462A" w:rsidP="00D42448">
      <w:pPr>
        <w:pStyle w:val="Listenabsatz"/>
        <w:numPr>
          <w:ilvl w:val="0"/>
          <w:numId w:val="9"/>
        </w:numPr>
        <w:spacing w:before="100" w:beforeAutospacing="1" w:after="100" w:afterAutospacing="1"/>
        <w:jc w:val="both"/>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Eine Gewähr für die Vollständigkeit, Richtigkeit, Ak</w:t>
      </w:r>
      <w:r w:rsidR="007B56DC">
        <w:rPr>
          <w:rFonts w:ascii="Times New Roman" w:eastAsia="Times New Roman" w:hAnsi="Times New Roman" w:cs="Times New Roman"/>
          <w:color w:val="000000"/>
          <w:kern w:val="0"/>
          <w:lang w:eastAsia="de-DE"/>
          <w14:ligatures w14:val="none"/>
        </w:rPr>
        <w:t>t</w:t>
      </w:r>
      <w:r>
        <w:rPr>
          <w:rFonts w:ascii="Times New Roman" w:eastAsia="Times New Roman" w:hAnsi="Times New Roman" w:cs="Times New Roman"/>
          <w:color w:val="000000"/>
          <w:kern w:val="0"/>
          <w:lang w:eastAsia="de-DE"/>
          <w14:ligatures w14:val="none"/>
        </w:rPr>
        <w:t>ualität oder Eignung der Ergebnisse für einen bestimmten Zweck wird nicht übernommen.</w:t>
      </w:r>
    </w:p>
    <w:p w14:paraId="35F46251" w14:textId="33E763B5" w:rsidR="00ED462A" w:rsidRPr="007B56DC" w:rsidRDefault="007B56DC" w:rsidP="00D42448">
      <w:pPr>
        <w:pStyle w:val="Listenabsatz"/>
        <w:numPr>
          <w:ilvl w:val="0"/>
          <w:numId w:val="9"/>
        </w:numPr>
        <w:spacing w:before="100" w:beforeAutospacing="1" w:after="100" w:afterAutospacing="1"/>
        <w:jc w:val="both"/>
        <w:rPr>
          <w:rFonts w:ascii="Times New Roman" w:eastAsia="Times New Roman" w:hAnsi="Times New Roman" w:cs="Times New Roman"/>
          <w:color w:val="000000"/>
          <w:kern w:val="0"/>
          <w:lang w:eastAsia="de-DE"/>
          <w14:ligatures w14:val="none"/>
        </w:rPr>
      </w:pPr>
      <w:r>
        <w:rPr>
          <w:rFonts w:ascii="Times New Roman" w:eastAsia="Times New Roman" w:hAnsi="Times New Roman" w:cs="Times New Roman"/>
          <w:color w:val="000000"/>
          <w:kern w:val="0"/>
          <w:lang w:eastAsia="de-DE"/>
          <w14:ligatures w14:val="none"/>
        </w:rPr>
        <w:t xml:space="preserve">Im Übrigen richtet sich die Haftung nach den gesetzlichen Vorschriften. </w:t>
      </w:r>
    </w:p>
    <w:p w14:paraId="172A3BE0" w14:textId="77777777" w:rsidR="00042857" w:rsidRDefault="00042857" w:rsidP="00D42448">
      <w:pPr>
        <w:jc w:val="both"/>
      </w:pPr>
    </w:p>
    <w:p w14:paraId="7704D362" w14:textId="77777777" w:rsidR="00ED462A" w:rsidRDefault="00ED462A" w:rsidP="00D42448">
      <w:pPr>
        <w:jc w:val="both"/>
      </w:pPr>
    </w:p>
    <w:p w14:paraId="4AD4BDF3" w14:textId="77777777" w:rsidR="00D42448" w:rsidRPr="00D42448" w:rsidRDefault="00D42448" w:rsidP="00D42448">
      <w:pPr>
        <w:spacing w:before="100" w:beforeAutospacing="1" w:after="100" w:afterAutospacing="1"/>
        <w:jc w:val="both"/>
        <w:outlineLvl w:val="1"/>
        <w:rPr>
          <w:rFonts w:ascii="Times New Roman" w:eastAsia="Times New Roman" w:hAnsi="Times New Roman" w:cs="Times New Roman"/>
          <w:b/>
          <w:bCs/>
          <w:color w:val="000000"/>
          <w:kern w:val="0"/>
          <w:sz w:val="36"/>
          <w:szCs w:val="36"/>
          <w:lang w:eastAsia="de-DE"/>
          <w14:ligatures w14:val="none"/>
        </w:rPr>
      </w:pPr>
      <w:r w:rsidRPr="00D42448">
        <w:rPr>
          <w:rFonts w:ascii="Times New Roman" w:eastAsia="Times New Roman" w:hAnsi="Times New Roman" w:cs="Times New Roman"/>
          <w:b/>
          <w:bCs/>
          <w:color w:val="000000"/>
          <w:kern w:val="0"/>
          <w:sz w:val="36"/>
          <w:szCs w:val="36"/>
          <w:lang w:eastAsia="de-DE"/>
          <w14:ligatures w14:val="none"/>
        </w:rPr>
        <w:t>§ 8 Änderungen der Nutzungsbedingungen</w:t>
      </w:r>
    </w:p>
    <w:p w14:paraId="5E87DEBB" w14:textId="77777777" w:rsidR="00D42448" w:rsidRPr="00D42448" w:rsidRDefault="00D42448" w:rsidP="00D42448">
      <w:pPr>
        <w:jc w:val="both"/>
      </w:pPr>
      <w:r w:rsidRPr="00D42448">
        <w:rPr>
          <w:rFonts w:ascii="Times New Roman" w:eastAsia="Times New Roman" w:hAnsi="Times New Roman" w:cs="Times New Roman"/>
          <w:color w:val="000000"/>
          <w:kern w:val="0"/>
          <w:lang w:eastAsia="de-DE"/>
          <w14:ligatures w14:val="none"/>
        </w:rPr>
        <w:lastRenderedPageBreak/>
        <w:t>Die LMU kann diese Nutzungsbedingungen anpassen, wenn dies aufgrund technischer, rechtlicher oder fachlicher Änderungen erforderlich wird. Die jeweils aktuelle Fassung wird zusammen mit der App veröffentlicht</w:t>
      </w:r>
      <w:r w:rsidRPr="00D42448">
        <w:t>.</w:t>
      </w:r>
    </w:p>
    <w:p w14:paraId="6C246539" w14:textId="77777777" w:rsidR="00D42448" w:rsidRDefault="00D42448" w:rsidP="00D42448">
      <w:pPr>
        <w:jc w:val="both"/>
      </w:pPr>
    </w:p>
    <w:sectPr w:rsidR="00D42448" w:rsidSect="00EA6D5F">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50191A"/>
    <w:multiLevelType w:val="hybridMultilevel"/>
    <w:tmpl w:val="B41C459E"/>
    <w:lvl w:ilvl="0" w:tplc="1CC8AB1C">
      <w:start w:val="1"/>
      <w:numFmt w:val="decimal"/>
      <w:lvlText w:val="%1."/>
      <w:lvlJc w:val="left"/>
      <w:pPr>
        <w:ind w:left="720" w:hanging="360"/>
      </w:pPr>
      <w:rPr>
        <w:rFonts w:ascii="Times New Roman" w:eastAsia="Times New Roman" w:hAnsi="Times New Roman" w:cs="Times New Roman"/>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56302CBF"/>
    <w:multiLevelType w:val="hybridMultilevel"/>
    <w:tmpl w:val="8B0CD51E"/>
    <w:lvl w:ilvl="0" w:tplc="738E6EEA">
      <w:start w:val="1"/>
      <w:numFmt w:val="decimal"/>
      <w:lvlText w:val="%1."/>
      <w:lvlJc w:val="left"/>
      <w:pPr>
        <w:ind w:left="720" w:hanging="360"/>
      </w:pPr>
      <w:rPr>
        <w:rFonts w:ascii="Times New Roman" w:eastAsia="Times New Roman" w:hAnsi="Times New Roman" w:cs="Times New Roman"/>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5D2B0807"/>
    <w:multiLevelType w:val="hybridMultilevel"/>
    <w:tmpl w:val="2AB8310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9984C36"/>
    <w:multiLevelType w:val="hybridMultilevel"/>
    <w:tmpl w:val="C74C2B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706367AB"/>
    <w:multiLevelType w:val="hybridMultilevel"/>
    <w:tmpl w:val="E04A2FF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790E60BC"/>
    <w:multiLevelType w:val="hybridMultilevel"/>
    <w:tmpl w:val="BA62EE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7B315576"/>
    <w:multiLevelType w:val="hybridMultilevel"/>
    <w:tmpl w:val="1BF0288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7E886CFF"/>
    <w:multiLevelType w:val="hybridMultilevel"/>
    <w:tmpl w:val="472CBCD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7E9C6BFC"/>
    <w:multiLevelType w:val="hybridMultilevel"/>
    <w:tmpl w:val="6BE6E97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70575871">
    <w:abstractNumId w:val="6"/>
  </w:num>
  <w:num w:numId="2" w16cid:durableId="1207061537">
    <w:abstractNumId w:val="3"/>
  </w:num>
  <w:num w:numId="3" w16cid:durableId="2014214054">
    <w:abstractNumId w:val="1"/>
  </w:num>
  <w:num w:numId="4" w16cid:durableId="1793473420">
    <w:abstractNumId w:val="8"/>
  </w:num>
  <w:num w:numId="5" w16cid:durableId="131024915">
    <w:abstractNumId w:val="0"/>
  </w:num>
  <w:num w:numId="6" w16cid:durableId="2005208288">
    <w:abstractNumId w:val="7"/>
  </w:num>
  <w:num w:numId="7" w16cid:durableId="1913999191">
    <w:abstractNumId w:val="2"/>
  </w:num>
  <w:num w:numId="8" w16cid:durableId="1758868058">
    <w:abstractNumId w:val="5"/>
  </w:num>
  <w:num w:numId="9" w16cid:durableId="54560974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hiede India (Legal Counsel, LMU)">
    <w15:presenceInfo w15:providerId="None" w15:userId="Thiede India (Legal Counsel, LMU)"/>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DCF"/>
    <w:rsid w:val="00003451"/>
    <w:rsid w:val="00042857"/>
    <w:rsid w:val="000F0032"/>
    <w:rsid w:val="00151DCF"/>
    <w:rsid w:val="001E7A2A"/>
    <w:rsid w:val="003624D0"/>
    <w:rsid w:val="004C24A1"/>
    <w:rsid w:val="00697960"/>
    <w:rsid w:val="007A1C85"/>
    <w:rsid w:val="007B56DC"/>
    <w:rsid w:val="00802A0E"/>
    <w:rsid w:val="0080676A"/>
    <w:rsid w:val="0085728D"/>
    <w:rsid w:val="008A2094"/>
    <w:rsid w:val="009C7589"/>
    <w:rsid w:val="00BD184E"/>
    <w:rsid w:val="00C07A36"/>
    <w:rsid w:val="00D22291"/>
    <w:rsid w:val="00D42448"/>
    <w:rsid w:val="00D66E6D"/>
    <w:rsid w:val="00E8255A"/>
    <w:rsid w:val="00EA0743"/>
    <w:rsid w:val="00EA6D5F"/>
    <w:rsid w:val="00ED462A"/>
    <w:rsid w:val="00F320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652DF"/>
  <w15:chartTrackingRefBased/>
  <w15:docId w15:val="{EC9571AA-C8E1-B747-9917-478EC2EA3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462A"/>
  </w:style>
  <w:style w:type="paragraph" w:styleId="berschrift1">
    <w:name w:val="heading 1"/>
    <w:basedOn w:val="Standard"/>
    <w:next w:val="Standard"/>
    <w:link w:val="berschrift1Zchn"/>
    <w:uiPriority w:val="9"/>
    <w:qFormat/>
    <w:rsid w:val="00151D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151D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151DCF"/>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151DCF"/>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151DCF"/>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151DC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51DC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51DC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51DC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51DCF"/>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151DCF"/>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151DCF"/>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151DCF"/>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151DCF"/>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151DC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51DC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51DC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51DCF"/>
    <w:rPr>
      <w:rFonts w:eastAsiaTheme="majorEastAsia" w:cstheme="majorBidi"/>
      <w:color w:val="272727" w:themeColor="text1" w:themeTint="D8"/>
    </w:rPr>
  </w:style>
  <w:style w:type="paragraph" w:styleId="Titel">
    <w:name w:val="Title"/>
    <w:basedOn w:val="Standard"/>
    <w:next w:val="Standard"/>
    <w:link w:val="TitelZchn"/>
    <w:uiPriority w:val="10"/>
    <w:qFormat/>
    <w:rsid w:val="00151DC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51DC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51DC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51DC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51DC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51DCF"/>
    <w:rPr>
      <w:i/>
      <w:iCs/>
      <w:color w:val="404040" w:themeColor="text1" w:themeTint="BF"/>
    </w:rPr>
  </w:style>
  <w:style w:type="paragraph" w:styleId="Listenabsatz">
    <w:name w:val="List Paragraph"/>
    <w:basedOn w:val="Standard"/>
    <w:uiPriority w:val="34"/>
    <w:qFormat/>
    <w:rsid w:val="00151DCF"/>
    <w:pPr>
      <w:ind w:left="720"/>
      <w:contextualSpacing/>
    </w:pPr>
  </w:style>
  <w:style w:type="character" w:styleId="IntensiveHervorhebung">
    <w:name w:val="Intense Emphasis"/>
    <w:basedOn w:val="Absatz-Standardschriftart"/>
    <w:uiPriority w:val="21"/>
    <w:qFormat/>
    <w:rsid w:val="00151DCF"/>
    <w:rPr>
      <w:i/>
      <w:iCs/>
      <w:color w:val="2F5496" w:themeColor="accent1" w:themeShade="BF"/>
    </w:rPr>
  </w:style>
  <w:style w:type="paragraph" w:styleId="IntensivesZitat">
    <w:name w:val="Intense Quote"/>
    <w:basedOn w:val="Standard"/>
    <w:next w:val="Standard"/>
    <w:link w:val="IntensivesZitatZchn"/>
    <w:uiPriority w:val="30"/>
    <w:qFormat/>
    <w:rsid w:val="00151D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151DCF"/>
    <w:rPr>
      <w:i/>
      <w:iCs/>
      <w:color w:val="2F5496" w:themeColor="accent1" w:themeShade="BF"/>
    </w:rPr>
  </w:style>
  <w:style w:type="character" w:styleId="IntensiverVerweis">
    <w:name w:val="Intense Reference"/>
    <w:basedOn w:val="Absatz-Standardschriftart"/>
    <w:uiPriority w:val="32"/>
    <w:qFormat/>
    <w:rsid w:val="00151DCF"/>
    <w:rPr>
      <w:b/>
      <w:bCs/>
      <w:smallCaps/>
      <w:color w:val="2F5496" w:themeColor="accent1" w:themeShade="BF"/>
      <w:spacing w:val="5"/>
    </w:rPr>
  </w:style>
  <w:style w:type="paragraph" w:styleId="StandardWeb">
    <w:name w:val="Normal (Web)"/>
    <w:basedOn w:val="Standard"/>
    <w:uiPriority w:val="99"/>
    <w:semiHidden/>
    <w:unhideWhenUsed/>
    <w:rsid w:val="00151DCF"/>
    <w:pPr>
      <w:spacing w:before="100" w:beforeAutospacing="1" w:after="100" w:afterAutospacing="1"/>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151DCF"/>
    <w:rPr>
      <w:b/>
      <w:bCs/>
    </w:rPr>
  </w:style>
  <w:style w:type="character" w:customStyle="1" w:styleId="apple-converted-space">
    <w:name w:val="apple-converted-space"/>
    <w:basedOn w:val="Absatz-Standardschriftart"/>
    <w:rsid w:val="00151DCF"/>
  </w:style>
  <w:style w:type="character" w:styleId="Kommentarzeichen">
    <w:name w:val="annotation reference"/>
    <w:basedOn w:val="Absatz-Standardschriftart"/>
    <w:uiPriority w:val="99"/>
    <w:semiHidden/>
    <w:unhideWhenUsed/>
    <w:rsid w:val="00D66E6D"/>
    <w:rPr>
      <w:sz w:val="16"/>
      <w:szCs w:val="16"/>
    </w:rPr>
  </w:style>
  <w:style w:type="paragraph" w:styleId="Kommentartext">
    <w:name w:val="annotation text"/>
    <w:basedOn w:val="Standard"/>
    <w:link w:val="KommentartextZchn"/>
    <w:uiPriority w:val="99"/>
    <w:semiHidden/>
    <w:unhideWhenUsed/>
    <w:rsid w:val="00D66E6D"/>
    <w:rPr>
      <w:sz w:val="20"/>
      <w:szCs w:val="20"/>
    </w:rPr>
  </w:style>
  <w:style w:type="character" w:customStyle="1" w:styleId="KommentartextZchn">
    <w:name w:val="Kommentartext Zchn"/>
    <w:basedOn w:val="Absatz-Standardschriftart"/>
    <w:link w:val="Kommentartext"/>
    <w:uiPriority w:val="99"/>
    <w:semiHidden/>
    <w:rsid w:val="00D66E6D"/>
    <w:rPr>
      <w:sz w:val="20"/>
      <w:szCs w:val="20"/>
    </w:rPr>
  </w:style>
  <w:style w:type="paragraph" w:styleId="Kommentarthema">
    <w:name w:val="annotation subject"/>
    <w:basedOn w:val="Kommentartext"/>
    <w:next w:val="Kommentartext"/>
    <w:link w:val="KommentarthemaZchn"/>
    <w:uiPriority w:val="99"/>
    <w:semiHidden/>
    <w:unhideWhenUsed/>
    <w:rsid w:val="00D66E6D"/>
    <w:rPr>
      <w:b/>
      <w:bCs/>
    </w:rPr>
  </w:style>
  <w:style w:type="character" w:customStyle="1" w:styleId="KommentarthemaZchn">
    <w:name w:val="Kommentarthema Zchn"/>
    <w:basedOn w:val="KommentartextZchn"/>
    <w:link w:val="Kommentarthema"/>
    <w:uiPriority w:val="99"/>
    <w:semiHidden/>
    <w:rsid w:val="00D66E6D"/>
    <w:rPr>
      <w:b/>
      <w:bCs/>
      <w:sz w:val="20"/>
      <w:szCs w:val="20"/>
    </w:rPr>
  </w:style>
  <w:style w:type="paragraph" w:styleId="berarbeitung">
    <w:name w:val="Revision"/>
    <w:hidden/>
    <w:uiPriority w:val="99"/>
    <w:semiHidden/>
    <w:rsid w:val="0080676A"/>
  </w:style>
  <w:style w:type="character" w:styleId="Hyperlink">
    <w:name w:val="Hyperlink"/>
    <w:basedOn w:val="Absatz-Standardschriftart"/>
    <w:uiPriority w:val="99"/>
    <w:unhideWhenUsed/>
    <w:rsid w:val="00003451"/>
    <w:rPr>
      <w:color w:val="0563C1" w:themeColor="hyperlink"/>
      <w:u w:val="single"/>
    </w:rPr>
  </w:style>
  <w:style w:type="character" w:styleId="NichtaufgelsteErwhnung">
    <w:name w:val="Unresolved Mention"/>
    <w:basedOn w:val="Absatz-Standardschriftart"/>
    <w:uiPriority w:val="99"/>
    <w:semiHidden/>
    <w:unhideWhenUsed/>
    <w:rsid w:val="000034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8883042">
      <w:bodyDiv w:val="1"/>
      <w:marLeft w:val="0"/>
      <w:marRight w:val="0"/>
      <w:marTop w:val="0"/>
      <w:marBottom w:val="0"/>
      <w:divBdr>
        <w:top w:val="none" w:sz="0" w:space="0" w:color="auto"/>
        <w:left w:val="none" w:sz="0" w:space="0" w:color="auto"/>
        <w:bottom w:val="none" w:sz="0" w:space="0" w:color="auto"/>
        <w:right w:val="none" w:sz="0" w:space="0" w:color="auto"/>
      </w:divBdr>
    </w:div>
    <w:div w:id="185606776">
      <w:bodyDiv w:val="1"/>
      <w:marLeft w:val="0"/>
      <w:marRight w:val="0"/>
      <w:marTop w:val="0"/>
      <w:marBottom w:val="0"/>
      <w:divBdr>
        <w:top w:val="none" w:sz="0" w:space="0" w:color="auto"/>
        <w:left w:val="none" w:sz="0" w:space="0" w:color="auto"/>
        <w:bottom w:val="none" w:sz="0" w:space="0" w:color="auto"/>
        <w:right w:val="none" w:sz="0" w:space="0" w:color="auto"/>
      </w:divBdr>
    </w:div>
    <w:div w:id="557014259">
      <w:bodyDiv w:val="1"/>
      <w:marLeft w:val="0"/>
      <w:marRight w:val="0"/>
      <w:marTop w:val="0"/>
      <w:marBottom w:val="0"/>
      <w:divBdr>
        <w:top w:val="none" w:sz="0" w:space="0" w:color="auto"/>
        <w:left w:val="none" w:sz="0" w:space="0" w:color="auto"/>
        <w:bottom w:val="none" w:sz="0" w:space="0" w:color="auto"/>
        <w:right w:val="none" w:sz="0" w:space="0" w:color="auto"/>
      </w:divBdr>
    </w:div>
    <w:div w:id="963659882">
      <w:bodyDiv w:val="1"/>
      <w:marLeft w:val="0"/>
      <w:marRight w:val="0"/>
      <w:marTop w:val="0"/>
      <w:marBottom w:val="0"/>
      <w:divBdr>
        <w:top w:val="none" w:sz="0" w:space="0" w:color="auto"/>
        <w:left w:val="none" w:sz="0" w:space="0" w:color="auto"/>
        <w:bottom w:val="none" w:sz="0" w:space="0" w:color="auto"/>
        <w:right w:val="none" w:sz="0" w:space="0" w:color="auto"/>
      </w:divBdr>
    </w:div>
    <w:div w:id="1210917015">
      <w:bodyDiv w:val="1"/>
      <w:marLeft w:val="0"/>
      <w:marRight w:val="0"/>
      <w:marTop w:val="0"/>
      <w:marBottom w:val="0"/>
      <w:divBdr>
        <w:top w:val="none" w:sz="0" w:space="0" w:color="auto"/>
        <w:left w:val="none" w:sz="0" w:space="0" w:color="auto"/>
        <w:bottom w:val="none" w:sz="0" w:space="0" w:color="auto"/>
        <w:right w:val="none" w:sz="0" w:space="0" w:color="auto"/>
      </w:divBdr>
    </w:div>
    <w:div w:id="1466581729">
      <w:bodyDiv w:val="1"/>
      <w:marLeft w:val="0"/>
      <w:marRight w:val="0"/>
      <w:marTop w:val="0"/>
      <w:marBottom w:val="0"/>
      <w:divBdr>
        <w:top w:val="none" w:sz="0" w:space="0" w:color="auto"/>
        <w:left w:val="none" w:sz="0" w:space="0" w:color="auto"/>
        <w:bottom w:val="none" w:sz="0" w:space="0" w:color="auto"/>
        <w:right w:val="none" w:sz="0" w:space="0" w:color="auto"/>
      </w:divBdr>
    </w:div>
    <w:div w:id="1543784144">
      <w:bodyDiv w:val="1"/>
      <w:marLeft w:val="0"/>
      <w:marRight w:val="0"/>
      <w:marTop w:val="0"/>
      <w:marBottom w:val="0"/>
      <w:divBdr>
        <w:top w:val="none" w:sz="0" w:space="0" w:color="auto"/>
        <w:left w:val="none" w:sz="0" w:space="0" w:color="auto"/>
        <w:bottom w:val="none" w:sz="0" w:space="0" w:color="auto"/>
        <w:right w:val="none" w:sz="0" w:space="0" w:color="auto"/>
      </w:divBdr>
    </w:div>
    <w:div w:id="1606375977">
      <w:bodyDiv w:val="1"/>
      <w:marLeft w:val="0"/>
      <w:marRight w:val="0"/>
      <w:marTop w:val="0"/>
      <w:marBottom w:val="0"/>
      <w:divBdr>
        <w:top w:val="none" w:sz="0" w:space="0" w:color="auto"/>
        <w:left w:val="none" w:sz="0" w:space="0" w:color="auto"/>
        <w:bottom w:val="none" w:sz="0" w:space="0" w:color="auto"/>
        <w:right w:val="none" w:sz="0" w:space="0" w:color="auto"/>
      </w:divBdr>
    </w:div>
    <w:div w:id="184847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1022</Words>
  <Characters>6444</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LMU</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Schönbrodt</dc:creator>
  <cp:keywords/>
  <dc:description/>
  <cp:lastModifiedBy>Felix Schönbrodt</cp:lastModifiedBy>
  <cp:revision>2</cp:revision>
  <dcterms:created xsi:type="dcterms:W3CDTF">2026-07-09T09:01:00Z</dcterms:created>
  <dcterms:modified xsi:type="dcterms:W3CDTF">2026-07-09T09:01:00Z</dcterms:modified>
</cp:coreProperties>
</file>